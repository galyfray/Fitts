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B868C" w14:textId="627D3CB4" w:rsidR="00CD1665" w:rsidRDefault="00EC5E6E" w:rsidP="003E25C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64879FA" wp14:editId="19FB4ECA">
                <wp:simplePos x="0" y="0"/>
                <wp:positionH relativeFrom="column">
                  <wp:posOffset>772886</wp:posOffset>
                </wp:positionH>
                <wp:positionV relativeFrom="paragraph">
                  <wp:posOffset>-909592</wp:posOffset>
                </wp:positionV>
                <wp:extent cx="4498818" cy="3508952"/>
                <wp:effectExtent l="0" t="0" r="0" b="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8818" cy="3508952"/>
                        </a:xfrm>
                        <a:prstGeom prst="rect">
                          <a:avLst/>
                        </a:prstGeom>
                        <a:solidFill>
                          <a:srgbClr val="1D71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7D8DF" w14:textId="77777777" w:rsidR="00370994" w:rsidRPr="00EC5E6E" w:rsidRDefault="00370994" w:rsidP="00EC5E6E">
                            <w:pPr>
                              <w:spacing w:before="240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06BDC9D2" w14:textId="2027EACF" w:rsidR="00370994" w:rsidRPr="00DC7FD4" w:rsidRDefault="00370994" w:rsidP="00EC5E6E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C7FD4"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UTBM</w:t>
                            </w:r>
                          </w:p>
                          <w:p w14:paraId="235E48D9" w14:textId="2B6C47BA" w:rsidR="00370994" w:rsidRPr="00DC7FD4" w:rsidRDefault="00370994" w:rsidP="00EC5E6E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SEMESTRE P</w:t>
                            </w:r>
                            <w:r w:rsidRPr="00DC7FD4"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2021</w:t>
                            </w:r>
                          </w:p>
                          <w:p w14:paraId="56D892EC" w14:textId="039F6F41" w:rsidR="00370994" w:rsidRDefault="00370994" w:rsidP="00EC5E6E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HM40</w:t>
                            </w:r>
                          </w:p>
                          <w:p w14:paraId="2A6A9830" w14:textId="3E40CDAB" w:rsidR="00370994" w:rsidRPr="0006271F" w:rsidRDefault="00370994" w:rsidP="00EC5E6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6271F"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>T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>P2</w:t>
                            </w:r>
                            <w:r w:rsidRPr="0006271F"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–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Loi de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>Fitts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879FA" id="Rectangle 11" o:spid="_x0000_s1026" style="position:absolute;left:0;text-align:left;margin-left:60.85pt;margin-top:-71.6pt;width:354.25pt;height:276.3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" fillcolor="#1d71b8" stroked="f">
                <v:textbox>
                  <w:txbxContent>
                    <w:p w14:paraId="3667D8DF" w14:textId="77777777" w:rsidR="00370994" w:rsidRPr="00EC5E6E" w:rsidRDefault="00370994" w:rsidP="00EC5E6E">
                      <w:pPr>
                        <w:spacing w:before="240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06BDC9D2" w14:textId="2027EACF" w:rsidR="00370994" w:rsidRPr="00DC7FD4" w:rsidRDefault="00370994" w:rsidP="00EC5E6E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</w:pPr>
                      <w:r w:rsidRPr="00DC7FD4"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UTBM</w:t>
                      </w:r>
                    </w:p>
                    <w:p w14:paraId="235E48D9" w14:textId="2B6C47BA" w:rsidR="00370994" w:rsidRPr="00DC7FD4" w:rsidRDefault="00370994" w:rsidP="00EC5E6E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SEMESTRE P</w:t>
                      </w:r>
                      <w:r w:rsidRPr="00DC7FD4"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2021</w:t>
                      </w:r>
                    </w:p>
                    <w:p w14:paraId="56D892EC" w14:textId="039F6F41" w:rsidR="00370994" w:rsidRDefault="00370994" w:rsidP="00EC5E6E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HM40</w:t>
                      </w:r>
                    </w:p>
                    <w:p w14:paraId="2A6A9830" w14:textId="3E40CDAB" w:rsidR="00370994" w:rsidRPr="0006271F" w:rsidRDefault="00370994" w:rsidP="00EC5E6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6271F"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>T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>P2</w:t>
                      </w:r>
                      <w:r w:rsidRPr="0006271F"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 xml:space="preserve"> –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 xml:space="preserve">Loi de </w:t>
                      </w: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>Fitts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A786CA7" wp14:editId="68658B81">
                <wp:simplePos x="0" y="0"/>
                <wp:positionH relativeFrom="column">
                  <wp:posOffset>-925195</wp:posOffset>
                </wp:positionH>
                <wp:positionV relativeFrom="paragraph">
                  <wp:posOffset>-911860</wp:posOffset>
                </wp:positionV>
                <wp:extent cx="1148715" cy="4297045"/>
                <wp:effectExtent l="0" t="0" r="0" b="0"/>
                <wp:wrapNone/>
                <wp:docPr id="8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8715" cy="4297045"/>
                        </a:xfrm>
                        <a:custGeom>
                          <a:avLst/>
                          <a:gdLst>
                            <a:gd name="T0" fmla="*/ 1384 w 1384"/>
                            <a:gd name="T1" fmla="*/ 0 h 5218"/>
                            <a:gd name="T2" fmla="*/ 1232 w 1384"/>
                            <a:gd name="T3" fmla="*/ 137 h 5218"/>
                            <a:gd name="T4" fmla="*/ 137 w 1384"/>
                            <a:gd name="T5" fmla="*/ 137 h 5218"/>
                            <a:gd name="T6" fmla="*/ 137 w 1384"/>
                            <a:gd name="T7" fmla="*/ 5066 h 5218"/>
                            <a:gd name="T8" fmla="*/ 0 w 1384"/>
                            <a:gd name="T9" fmla="*/ 5218 h 5218"/>
                            <a:gd name="T10" fmla="*/ 0 w 1384"/>
                            <a:gd name="T11" fmla="*/ 0 h 5218"/>
                            <a:gd name="T12" fmla="*/ 1384 w 1384"/>
                            <a:gd name="T13" fmla="*/ 0 h 52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84" h="5218">
                              <a:moveTo>
                                <a:pt x="1384" y="0"/>
                              </a:moveTo>
                              <a:lnTo>
                                <a:pt x="1232" y="137"/>
                              </a:lnTo>
                              <a:lnTo>
                                <a:pt x="137" y="137"/>
                              </a:lnTo>
                              <a:lnTo>
                                <a:pt x="137" y="5066"/>
                              </a:lnTo>
                              <a:lnTo>
                                <a:pt x="0" y="5218"/>
                              </a:lnTo>
                              <a:lnTo>
                                <a:pt x="0" y="0"/>
                              </a:lnTo>
                              <a:lnTo>
                                <a:pt x="1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71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72F92FBE">
              <v:shape id="Freeform 12" style="position:absolute;margin-left:-72.85pt;margin-top:-71.8pt;width:90.45pt;height:338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84,5218" o:spid="_x0000_s1026" fillcolor="#1d71b8" stroked="f" path="m1384,l1232,137r-1095,l137,5066,,5218,,,138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" w14:anchorId="05520A86">
                <v:path arrowok="t" o:connecttype="custom" o:connectlocs="1148715,0;1022556,112820;113710,112820;113710,4171872;0,4297045;0,0;1148715,0" o:connectangles="0,0,0,0,0,0,0"/>
              </v:shape>
            </w:pict>
          </mc:Fallback>
        </mc:AlternateContent>
      </w: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A912C60" wp14:editId="10793883">
                <wp:simplePos x="0" y="0"/>
                <wp:positionH relativeFrom="column">
                  <wp:posOffset>-824321</wp:posOffset>
                </wp:positionH>
                <wp:positionV relativeFrom="paragraph">
                  <wp:posOffset>-811348</wp:posOffset>
                </wp:positionV>
                <wp:extent cx="1149945" cy="4297608"/>
                <wp:effectExtent l="0" t="0" r="0" b="0"/>
                <wp:wrapNone/>
                <wp:docPr id="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9945" cy="4297608"/>
                        </a:xfrm>
                        <a:custGeom>
                          <a:avLst/>
                          <a:gdLst>
                            <a:gd name="T0" fmla="*/ 1385 w 1385"/>
                            <a:gd name="T1" fmla="*/ 0 h 5218"/>
                            <a:gd name="T2" fmla="*/ 1232 w 1385"/>
                            <a:gd name="T3" fmla="*/ 138 h 5218"/>
                            <a:gd name="T4" fmla="*/ 137 w 1385"/>
                            <a:gd name="T5" fmla="*/ 138 h 5218"/>
                            <a:gd name="T6" fmla="*/ 137 w 1385"/>
                            <a:gd name="T7" fmla="*/ 5066 h 5218"/>
                            <a:gd name="T8" fmla="*/ 0 w 1385"/>
                            <a:gd name="T9" fmla="*/ 5218 h 5218"/>
                            <a:gd name="T10" fmla="*/ 0 w 1385"/>
                            <a:gd name="T11" fmla="*/ 0 h 5218"/>
                            <a:gd name="T12" fmla="*/ 1385 w 1385"/>
                            <a:gd name="T13" fmla="*/ 0 h 52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85" h="5218">
                              <a:moveTo>
                                <a:pt x="1385" y="0"/>
                              </a:moveTo>
                              <a:lnTo>
                                <a:pt x="1232" y="138"/>
                              </a:lnTo>
                              <a:lnTo>
                                <a:pt x="137" y="138"/>
                              </a:lnTo>
                              <a:lnTo>
                                <a:pt x="137" y="5066"/>
                              </a:lnTo>
                              <a:lnTo>
                                <a:pt x="0" y="5218"/>
                              </a:lnTo>
                              <a:lnTo>
                                <a:pt x="0" y="0"/>
                              </a:lnTo>
                              <a:lnTo>
                                <a:pt x="13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3C6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67A86B07">
              <v:shape id="Freeform 13" style="position:absolute;margin-left:-64.9pt;margin-top:-63.9pt;width:90.55pt;height:33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85,5218" o:spid="_x0000_s1026" fillcolor="#103c62" stroked="f" path="m1385,l1232,138r-1095,l137,5066,,5218,,,1385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" w14:anchorId="796BA280">
                <v:path arrowok="t" o:connecttype="custom" o:connectlocs="1149945,0;1022911,113658;113749,113658;113749,4172419;0,4297608;0,0;1149945,0" o:connectangles="0,0,0,0,0,0,0"/>
              </v:shape>
            </w:pict>
          </mc:Fallback>
        </mc:AlternateContent>
      </w:r>
    </w:p>
    <w:p w14:paraId="7FD9D392" w14:textId="2C9D4E35" w:rsidR="00883D14" w:rsidRPr="00883D14" w:rsidRDefault="00EC5E6E" w:rsidP="003E25C4">
      <w:pPr>
        <w:jc w:val="both"/>
      </w:pP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6D7BB02" wp14:editId="60DBC9CA">
                <wp:simplePos x="0" y="0"/>
                <wp:positionH relativeFrom="column">
                  <wp:posOffset>2280285</wp:posOffset>
                </wp:positionH>
                <wp:positionV relativeFrom="paragraph">
                  <wp:posOffset>1991360</wp:posOffset>
                </wp:positionV>
                <wp:extent cx="4263390" cy="7406005"/>
                <wp:effectExtent l="0" t="0" r="0" b="0"/>
                <wp:wrapNone/>
                <wp:docPr id="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3390" cy="7406005"/>
                        </a:xfrm>
                        <a:custGeom>
                          <a:avLst/>
                          <a:gdLst>
                            <a:gd name="T0" fmla="*/ 4584 w 5133"/>
                            <a:gd name="T1" fmla="*/ 457 h 8896"/>
                            <a:gd name="T2" fmla="*/ 5133 w 5133"/>
                            <a:gd name="T3" fmla="*/ 0 h 8896"/>
                            <a:gd name="T4" fmla="*/ 5133 w 5133"/>
                            <a:gd name="T5" fmla="*/ 8896 h 8896"/>
                            <a:gd name="T6" fmla="*/ 0 w 5133"/>
                            <a:gd name="T7" fmla="*/ 8896 h 8896"/>
                            <a:gd name="T8" fmla="*/ 457 w 5133"/>
                            <a:gd name="T9" fmla="*/ 8347 h 8896"/>
                            <a:gd name="T10" fmla="*/ 4577 w 5133"/>
                            <a:gd name="T11" fmla="*/ 8347 h 8896"/>
                            <a:gd name="T12" fmla="*/ 4584 w 5133"/>
                            <a:gd name="T13" fmla="*/ 457 h 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33" h="8896">
                              <a:moveTo>
                                <a:pt x="4584" y="457"/>
                              </a:moveTo>
                              <a:lnTo>
                                <a:pt x="5133" y="0"/>
                              </a:lnTo>
                              <a:lnTo>
                                <a:pt x="5133" y="8896"/>
                              </a:lnTo>
                              <a:lnTo>
                                <a:pt x="0" y="8896"/>
                              </a:lnTo>
                              <a:lnTo>
                                <a:pt x="457" y="8347"/>
                              </a:lnTo>
                              <a:lnTo>
                                <a:pt x="4577" y="8347"/>
                              </a:lnTo>
                              <a:lnTo>
                                <a:pt x="4584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3C6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50E7377B">
              <v:shape id="Freeform 9" style="position:absolute;margin-left:179.55pt;margin-top:156.8pt;width:335.7pt;height:58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33,8896" o:spid="_x0000_s1026" fillcolor="#103c62" stroked="f" path="m4584,457l5133,r,8896l,8896,457,8347r4120,l4584,45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" w14:anchorId="1C2B3175">
                <v:path arrowok="t" o:connecttype="custom" o:connectlocs="3807399,380457;4263390,0;4263390,7406005;0,7406005;379577,6948957;3801585,6948957;3807399,380457" o:connectangles="0,0,0,0,0,0,0"/>
              </v:shape>
            </w:pict>
          </mc:Fallback>
        </mc:AlternateContent>
      </w: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0483BF2" wp14:editId="5E2B8C63">
                <wp:simplePos x="0" y="0"/>
                <wp:positionH relativeFrom="column">
                  <wp:posOffset>2396853</wp:posOffset>
                </wp:positionH>
                <wp:positionV relativeFrom="paragraph">
                  <wp:posOffset>2136775</wp:posOffset>
                </wp:positionV>
                <wp:extent cx="4264025" cy="7406005"/>
                <wp:effectExtent l="0" t="0" r="0" b="0"/>
                <wp:wrapNone/>
                <wp:docPr id="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4025" cy="7406005"/>
                        </a:xfrm>
                        <a:custGeom>
                          <a:avLst/>
                          <a:gdLst>
                            <a:gd name="T0" fmla="*/ 4585 w 5134"/>
                            <a:gd name="T1" fmla="*/ 457 h 8896"/>
                            <a:gd name="T2" fmla="*/ 5134 w 5134"/>
                            <a:gd name="T3" fmla="*/ 0 h 8896"/>
                            <a:gd name="T4" fmla="*/ 5134 w 5134"/>
                            <a:gd name="T5" fmla="*/ 8896 h 8896"/>
                            <a:gd name="T6" fmla="*/ 0 w 5134"/>
                            <a:gd name="T7" fmla="*/ 8896 h 8896"/>
                            <a:gd name="T8" fmla="*/ 458 w 5134"/>
                            <a:gd name="T9" fmla="*/ 8347 h 8896"/>
                            <a:gd name="T10" fmla="*/ 4577 w 5134"/>
                            <a:gd name="T11" fmla="*/ 8347 h 8896"/>
                            <a:gd name="T12" fmla="*/ 4585 w 5134"/>
                            <a:gd name="T13" fmla="*/ 457 h 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34" h="8896">
                              <a:moveTo>
                                <a:pt x="4585" y="457"/>
                              </a:moveTo>
                              <a:lnTo>
                                <a:pt x="5134" y="0"/>
                              </a:lnTo>
                              <a:lnTo>
                                <a:pt x="5134" y="8896"/>
                              </a:lnTo>
                              <a:lnTo>
                                <a:pt x="0" y="8896"/>
                              </a:lnTo>
                              <a:lnTo>
                                <a:pt x="458" y="8347"/>
                              </a:lnTo>
                              <a:lnTo>
                                <a:pt x="4577" y="8347"/>
                              </a:lnTo>
                              <a:lnTo>
                                <a:pt x="4585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71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3F2C0678">
              <v:shape id="Freeform 10" style="position:absolute;margin-left:188.75pt;margin-top:168.25pt;width:335.75pt;height:583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34,8896" o:spid="_x0000_s1026" fillcolor="#1d71b8" stroked="f" path="m4585,457l5134,r,8896l,8896,458,8347r4119,l4585,45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" w14:anchorId="4F5BFBF8">
                <v:path arrowok="t" o:connecttype="custom" o:connectlocs="3808055,380457;4264025,0;4264025,7406005;0,7406005;380390,6948957;3801411,6948957;3808055,380457" o:connectangles="0,0,0,0,0,0,0"/>
              </v:shape>
            </w:pict>
          </mc:Fallback>
        </mc:AlternateContent>
      </w:r>
    </w:p>
    <w:p w14:paraId="413FDECE" w14:textId="064CEE4A" w:rsidR="00883D14" w:rsidRPr="00883D14" w:rsidRDefault="00883D14" w:rsidP="003E25C4">
      <w:pPr>
        <w:jc w:val="both"/>
      </w:pPr>
    </w:p>
    <w:p w14:paraId="7A55B0AC" w14:textId="586B2E94" w:rsidR="00883D14" w:rsidRPr="00883D14" w:rsidRDefault="00883D14" w:rsidP="003E25C4">
      <w:pPr>
        <w:jc w:val="both"/>
      </w:pPr>
    </w:p>
    <w:p w14:paraId="5A56C9FE" w14:textId="2ED7B0E4" w:rsidR="00883D14" w:rsidRPr="00883D14" w:rsidRDefault="00883D14" w:rsidP="003E25C4">
      <w:pPr>
        <w:jc w:val="both"/>
      </w:pPr>
    </w:p>
    <w:p w14:paraId="05617FDB" w14:textId="722B8D53" w:rsidR="00883D14" w:rsidRPr="00883D14" w:rsidRDefault="00883D14" w:rsidP="003E25C4">
      <w:pPr>
        <w:jc w:val="both"/>
      </w:pPr>
    </w:p>
    <w:p w14:paraId="2F5DAD32" w14:textId="591B82F1" w:rsidR="00883D14" w:rsidRPr="00883D14" w:rsidRDefault="00883D14" w:rsidP="003E25C4">
      <w:pPr>
        <w:jc w:val="both"/>
      </w:pPr>
    </w:p>
    <w:p w14:paraId="6198F29D" w14:textId="26B3FEB0" w:rsidR="00883D14" w:rsidRPr="00883D14" w:rsidRDefault="00883D14" w:rsidP="003E25C4">
      <w:pPr>
        <w:jc w:val="both"/>
      </w:pPr>
    </w:p>
    <w:p w14:paraId="78EF1353" w14:textId="07FD92F3" w:rsidR="00883D14" w:rsidRPr="00883D14" w:rsidRDefault="00883D14" w:rsidP="003E25C4">
      <w:pPr>
        <w:jc w:val="both"/>
      </w:pPr>
    </w:p>
    <w:p w14:paraId="5D449DE7" w14:textId="39248547" w:rsidR="00883D14" w:rsidRPr="00883D14" w:rsidRDefault="00EC5E6E" w:rsidP="003E25C4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47498F14" wp14:editId="2C6A93D5">
                <wp:simplePos x="0" y="0"/>
                <wp:positionH relativeFrom="column">
                  <wp:posOffset>-739775</wp:posOffset>
                </wp:positionH>
                <wp:positionV relativeFrom="paragraph">
                  <wp:posOffset>233045</wp:posOffset>
                </wp:positionV>
                <wp:extent cx="4884420" cy="445770"/>
                <wp:effectExtent l="0" t="0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442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C0F5A81" w14:textId="230A38B4" w:rsidR="00370994" w:rsidRPr="00EC5E6E" w:rsidRDefault="00370994" w:rsidP="00C83483">
                            <w:pPr>
                              <w:rPr>
                                <w:rFonts w:ascii="Montserrat" w:hAnsi="Montserrat"/>
                                <w:sz w:val="44"/>
                                <w:szCs w:val="44"/>
                              </w:rPr>
                            </w:pPr>
                            <w:r w:rsidRPr="00C83483">
                              <w:rPr>
                                <w:rFonts w:ascii="Montserrat" w:hAnsi="Montserrat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Enseignant :</w:t>
                            </w:r>
                            <w:r>
                              <w:rPr>
                                <w:rFonts w:ascii="Montserrat" w:hAnsi="Montserrat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32"/>
                                <w:szCs w:val="32"/>
                              </w:rPr>
                              <w:t>Jean-Charles CREPUT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98F1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58.25pt;margin-top:18.35pt;width:384.6pt;height:35.1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" filled="f" stroked="f">
                <v:textbox>
                  <w:txbxContent>
                    <w:p w14:paraId="5C0F5A81" w14:textId="230A38B4" w:rsidR="00370994" w:rsidRPr="00EC5E6E" w:rsidRDefault="00370994" w:rsidP="00C83483">
                      <w:pPr>
                        <w:rPr>
                          <w:rFonts w:ascii="Montserrat" w:hAnsi="Montserrat"/>
                          <w:sz w:val="44"/>
                          <w:szCs w:val="44"/>
                        </w:rPr>
                      </w:pPr>
                      <w:r w:rsidRPr="00C83483">
                        <w:rPr>
                          <w:rFonts w:ascii="Montserrat" w:hAnsi="Montserrat"/>
                          <w:b/>
                          <w:bCs/>
                          <w:sz w:val="44"/>
                          <w:szCs w:val="44"/>
                          <w:u w:val="single"/>
                        </w:rPr>
                        <w:t>Enseignant :</w:t>
                      </w:r>
                      <w:r>
                        <w:rPr>
                          <w:rFonts w:ascii="Montserrat" w:hAnsi="Montserrat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32"/>
                          <w:szCs w:val="32"/>
                        </w:rPr>
                        <w:t>Jean-Charles CREPUT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446859" w14:textId="3589DD8F" w:rsidR="00883D14" w:rsidRPr="00883D14" w:rsidRDefault="00883D14" w:rsidP="003E25C4">
      <w:pPr>
        <w:jc w:val="both"/>
      </w:pPr>
    </w:p>
    <w:p w14:paraId="65D6AAFB" w14:textId="050585DA" w:rsidR="00883D14" w:rsidRPr="00883D14" w:rsidRDefault="005E15B3" w:rsidP="003E25C4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12BBBD1" wp14:editId="0AAB8935">
            <wp:simplePos x="0" y="0"/>
            <wp:positionH relativeFrom="column">
              <wp:posOffset>5036</wp:posOffset>
            </wp:positionH>
            <wp:positionV relativeFrom="paragraph">
              <wp:posOffset>167640</wp:posOffset>
            </wp:positionV>
            <wp:extent cx="5281476" cy="469174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_Techno_01.jpg"/>
                    <pic:cNvPicPr preferRelativeResize="0"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5" t="35206"/>
                    <a:stretch/>
                  </pic:blipFill>
                  <pic:spPr bwMode="auto">
                    <a:xfrm>
                      <a:off x="0" y="0"/>
                      <a:ext cx="5281476" cy="4691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1D17E" w14:textId="3694B522" w:rsidR="00883D14" w:rsidRPr="00883D14" w:rsidRDefault="00883D14" w:rsidP="003E25C4">
      <w:pPr>
        <w:jc w:val="both"/>
      </w:pPr>
    </w:p>
    <w:p w14:paraId="5995B5A8" w14:textId="6537E667" w:rsidR="00883D14" w:rsidRPr="00883D14" w:rsidRDefault="00883D14" w:rsidP="003E25C4">
      <w:pPr>
        <w:jc w:val="both"/>
      </w:pPr>
    </w:p>
    <w:p w14:paraId="074D6DD2" w14:textId="7275A4F0" w:rsidR="00883D14" w:rsidRPr="00883D14" w:rsidRDefault="00883D14" w:rsidP="003E25C4">
      <w:pPr>
        <w:jc w:val="both"/>
      </w:pPr>
    </w:p>
    <w:p w14:paraId="43C10382" w14:textId="14B0E55C" w:rsidR="00883D14" w:rsidRPr="00883D14" w:rsidRDefault="00883D14" w:rsidP="003E25C4">
      <w:pPr>
        <w:jc w:val="both"/>
      </w:pPr>
    </w:p>
    <w:p w14:paraId="32C107BE" w14:textId="2AABCBEA" w:rsidR="00883D14" w:rsidRPr="00883D14" w:rsidRDefault="00883D14" w:rsidP="003E25C4">
      <w:pPr>
        <w:jc w:val="both"/>
      </w:pPr>
    </w:p>
    <w:p w14:paraId="2FCB7C52" w14:textId="0044FFFF" w:rsidR="00883D14" w:rsidRPr="00883D14" w:rsidRDefault="00883D14" w:rsidP="003E25C4">
      <w:pPr>
        <w:jc w:val="both"/>
      </w:pPr>
    </w:p>
    <w:p w14:paraId="728713A4" w14:textId="43097B88" w:rsidR="00883D14" w:rsidRPr="00883D14" w:rsidRDefault="00883D14" w:rsidP="003E25C4">
      <w:pPr>
        <w:jc w:val="both"/>
      </w:pPr>
    </w:p>
    <w:p w14:paraId="5DD4DB1C" w14:textId="49E69EAF" w:rsidR="00883D14" w:rsidRPr="00883D14" w:rsidRDefault="00883D14" w:rsidP="003E25C4">
      <w:pPr>
        <w:jc w:val="both"/>
      </w:pPr>
    </w:p>
    <w:p w14:paraId="2F626D6D" w14:textId="6E0CBDDF" w:rsidR="00883D14" w:rsidRPr="00883D14" w:rsidRDefault="00883D14" w:rsidP="003E25C4">
      <w:pPr>
        <w:jc w:val="both"/>
      </w:pPr>
    </w:p>
    <w:p w14:paraId="79DCF497" w14:textId="4BECDF20" w:rsidR="00883D14" w:rsidRPr="00883D14" w:rsidRDefault="00883D14" w:rsidP="003E25C4">
      <w:pPr>
        <w:jc w:val="both"/>
      </w:pPr>
    </w:p>
    <w:p w14:paraId="1C4F5925" w14:textId="2B1BACDF" w:rsidR="00883D14" w:rsidRPr="00883D14" w:rsidRDefault="00883D14" w:rsidP="003E25C4">
      <w:pPr>
        <w:jc w:val="both"/>
      </w:pPr>
    </w:p>
    <w:p w14:paraId="5FC3A4FA" w14:textId="6FFE9370" w:rsidR="00883D14" w:rsidRDefault="00883D14" w:rsidP="003E25C4">
      <w:pPr>
        <w:jc w:val="both"/>
      </w:pPr>
    </w:p>
    <w:p w14:paraId="146B1585" w14:textId="20C511E6" w:rsidR="00EC5E6E" w:rsidRDefault="00EC5E6E" w:rsidP="003E25C4">
      <w:pPr>
        <w:jc w:val="both"/>
      </w:pPr>
    </w:p>
    <w:p w14:paraId="434C672B" w14:textId="651EA274" w:rsidR="00EC5E6E" w:rsidRDefault="00EC5E6E" w:rsidP="003E25C4">
      <w:pPr>
        <w:jc w:val="both"/>
      </w:pPr>
    </w:p>
    <w:p w14:paraId="634B2111" w14:textId="3A12AB45" w:rsidR="00EC5E6E" w:rsidRDefault="00EC5E6E" w:rsidP="003E25C4">
      <w:pPr>
        <w:jc w:val="both"/>
      </w:pPr>
    </w:p>
    <w:p w14:paraId="48FD55C4" w14:textId="72A266C8" w:rsidR="00EC5E6E" w:rsidRDefault="00EC5E6E" w:rsidP="003E25C4">
      <w:pPr>
        <w:jc w:val="both"/>
      </w:pPr>
    </w:p>
    <w:p w14:paraId="0055C03B" w14:textId="5B4DEAD6" w:rsidR="00EC5E6E" w:rsidRDefault="00422815" w:rsidP="003E25C4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5AA13181" wp14:editId="25156530">
                <wp:simplePos x="0" y="0"/>
                <wp:positionH relativeFrom="column">
                  <wp:posOffset>-49843</wp:posOffset>
                </wp:positionH>
                <wp:positionV relativeFrom="paragraph">
                  <wp:posOffset>79295</wp:posOffset>
                </wp:positionV>
                <wp:extent cx="5550794" cy="399245"/>
                <wp:effectExtent l="0" t="0" r="0" b="127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0794" cy="39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FF36D00" w14:textId="4ACDE48E" w:rsidR="00370994" w:rsidRPr="00422815" w:rsidRDefault="00370994" w:rsidP="00422815">
                            <w:pPr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GROUPE</w:t>
                            </w:r>
                            <w:r w:rsidRPr="0006271F">
                              <w:rPr>
                                <w:rFonts w:ascii="Montserrat" w:hAnsi="Montserra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 :</w:t>
                            </w:r>
                            <w:r w:rsidRPr="0006271F"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 xml:space="preserve">Paul GOUBET </w:t>
                            </w:r>
                            <w:r w:rsidRPr="0006271F"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>/ Aurélien</w:t>
                            </w:r>
                            <w:r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 xml:space="preserve"> GOUY / Cyril OBRECHT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13181" id="Zone de texte 11" o:spid="_x0000_s1028" type="#_x0000_t202" style="position:absolute;left:0;text-align:left;margin-left:-3.9pt;margin-top:6.25pt;width:437.05pt;height:31.4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" filled="f" stroked="f">
                <v:textbox>
                  <w:txbxContent>
                    <w:p w14:paraId="7FF36D00" w14:textId="4ACDE48E" w:rsidR="00370994" w:rsidRPr="00422815" w:rsidRDefault="00370994" w:rsidP="00422815">
                      <w:pPr>
                        <w:rPr>
                          <w:rFonts w:ascii="Montserrat" w:hAnsi="Montserrat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36"/>
                          <w:szCs w:val="36"/>
                          <w:u w:val="single"/>
                        </w:rPr>
                        <w:t>GROUPE</w:t>
                      </w:r>
                      <w:r w:rsidRPr="0006271F">
                        <w:rPr>
                          <w:rFonts w:ascii="Montserrat" w:hAnsi="Montserrat"/>
                          <w:b/>
                          <w:bCs/>
                          <w:sz w:val="36"/>
                          <w:szCs w:val="36"/>
                          <w:u w:val="single"/>
                        </w:rPr>
                        <w:t> :</w:t>
                      </w:r>
                      <w:r w:rsidRPr="0006271F">
                        <w:rPr>
                          <w:rFonts w:ascii="Montserrat" w:hAnsi="Montserrat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36"/>
                          <w:szCs w:val="36"/>
                        </w:rPr>
                        <w:t xml:space="preserve">Paul GOUBET </w:t>
                      </w:r>
                      <w:r w:rsidRPr="0006271F">
                        <w:rPr>
                          <w:rFonts w:ascii="Montserrat" w:hAnsi="Montserrat"/>
                          <w:sz w:val="36"/>
                          <w:szCs w:val="36"/>
                        </w:rPr>
                        <w:t>/ Aurélien</w:t>
                      </w:r>
                      <w:r>
                        <w:rPr>
                          <w:rFonts w:ascii="Montserrat" w:hAnsi="Montserrat"/>
                          <w:sz w:val="36"/>
                          <w:szCs w:val="36"/>
                        </w:rPr>
                        <w:t xml:space="preserve"> GOUY / Cyril OBRECHT</w:t>
                      </w:r>
                    </w:p>
                  </w:txbxContent>
                </v:textbox>
              </v:shape>
            </w:pict>
          </mc:Fallback>
        </mc:AlternateContent>
      </w:r>
      <w:r w:rsidR="0006271F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1" behindDoc="0" locked="0" layoutInCell="1" allowOverlap="1" wp14:anchorId="50124E9B" wp14:editId="7E030171">
            <wp:simplePos x="0" y="0"/>
            <wp:positionH relativeFrom="column">
              <wp:posOffset>-827722</wp:posOffset>
            </wp:positionH>
            <wp:positionV relativeFrom="paragraph">
              <wp:posOffset>480060</wp:posOffset>
            </wp:positionV>
            <wp:extent cx="3105002" cy="1273505"/>
            <wp:effectExtent l="0" t="0" r="635" b="317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002" cy="127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B7E8B" w14:textId="2F834341" w:rsidR="00883D14" w:rsidRDefault="00883D14" w:rsidP="003E25C4">
      <w:pPr>
        <w:pStyle w:val="En-ttedetabledesmatires"/>
        <w:jc w:val="both"/>
      </w:pPr>
    </w:p>
    <w:p w14:paraId="5EE66B80" w14:textId="184DD267" w:rsidR="00BD0106" w:rsidRDefault="00BD0106" w:rsidP="003E25C4">
      <w:pPr>
        <w:jc w:val="both"/>
        <w:rPr>
          <w:b/>
          <w:bCs/>
          <w:color w:val="FF0000"/>
          <w:sz w:val="32"/>
          <w:szCs w:val="32"/>
        </w:rPr>
      </w:pPr>
      <w:r w:rsidRPr="000E71AF">
        <w:rPr>
          <w:b/>
          <w:bCs/>
          <w:color w:val="FF0000"/>
          <w:sz w:val="32"/>
          <w:szCs w:val="32"/>
        </w:rPr>
        <w:t>PARTIE DE HUGO</w:t>
      </w:r>
    </w:p>
    <w:p w14:paraId="44F26F23" w14:textId="780F392F" w:rsidR="1C6C1AC1" w:rsidRDefault="00017175" w:rsidP="00E925B1">
      <w:pPr>
        <w:pStyle w:val="Titre1"/>
        <w:numPr>
          <w:ilvl w:val="0"/>
          <w:numId w:val="9"/>
        </w:numPr>
      </w:pPr>
      <w:r>
        <w:lastRenderedPageBreak/>
        <w:t>Critiques du programme et évolutions proposées.</w:t>
      </w:r>
    </w:p>
    <w:p w14:paraId="7702F94C" w14:textId="77777777" w:rsidR="001C46E8" w:rsidRDefault="001C46E8" w:rsidP="005338BA">
      <w:pPr>
        <w:jc w:val="both"/>
        <w:rPr>
          <w:rFonts w:cstheme="minorHAnsi"/>
        </w:rPr>
      </w:pPr>
    </w:p>
    <w:p w14:paraId="39874200" w14:textId="6E16AD4B" w:rsidR="00570FB6" w:rsidRDefault="005338BA" w:rsidP="005338BA">
      <w:pPr>
        <w:jc w:val="both"/>
        <w:rPr>
          <w:rFonts w:cstheme="minorHAnsi"/>
        </w:rPr>
      </w:pPr>
      <w:r>
        <w:rPr>
          <w:rFonts w:cstheme="minorHAnsi"/>
        </w:rPr>
        <w:t xml:space="preserve">Après des tests et une analyse approfondie du code fourni, nous en avons </w:t>
      </w:r>
      <w:proofErr w:type="gramStart"/>
      <w:r>
        <w:rPr>
          <w:rFonts w:cstheme="minorHAnsi"/>
        </w:rPr>
        <w:t>déduis</w:t>
      </w:r>
      <w:proofErr w:type="gramEnd"/>
      <w:r>
        <w:rPr>
          <w:rFonts w:cstheme="minorHAnsi"/>
        </w:rPr>
        <w:t xml:space="preserve"> que certaines choses n’allaient pas.</w:t>
      </w:r>
    </w:p>
    <w:p w14:paraId="437E2925" w14:textId="733DEA8D" w:rsidR="00570FB6" w:rsidRDefault="005338BA" w:rsidP="005338BA">
      <w:pPr>
        <w:jc w:val="both"/>
        <w:rPr>
          <w:rFonts w:cstheme="minorHAnsi"/>
        </w:rPr>
      </w:pPr>
      <w:r>
        <w:rPr>
          <w:rFonts w:cstheme="minorHAnsi"/>
        </w:rPr>
        <w:t>Le premier poi</w:t>
      </w:r>
      <w:r w:rsidR="005471D7">
        <w:rPr>
          <w:rFonts w:cstheme="minorHAnsi"/>
        </w:rPr>
        <w:t>nt</w:t>
      </w:r>
      <w:r>
        <w:rPr>
          <w:rFonts w:cstheme="minorHAnsi"/>
        </w:rPr>
        <w:t xml:space="preserve"> qui nous</w:t>
      </w:r>
      <w:r w:rsidR="005471D7">
        <w:rPr>
          <w:rFonts w:cstheme="minorHAnsi"/>
        </w:rPr>
        <w:t xml:space="preserve"> </w:t>
      </w:r>
      <w:r>
        <w:rPr>
          <w:rFonts w:cstheme="minorHAnsi"/>
        </w:rPr>
        <w:t>a sauté aux yeux est la grande quantité de warnings dans le code</w:t>
      </w:r>
      <w:r w:rsidR="00194187">
        <w:rPr>
          <w:rFonts w:cstheme="minorHAnsi"/>
        </w:rPr>
        <w:t>.</w:t>
      </w:r>
      <w:ins w:id="0" w:author="Aurélien GOUY" w:date="2021-04-03T16:04:00Z">
        <w:r w:rsidR="005B4A6E">
          <w:rPr>
            <w:rFonts w:cstheme="minorHAnsi"/>
          </w:rPr>
          <w:t xml:space="preserve"> En effet, un code propre ne peut pas </w:t>
        </w:r>
        <w:r w:rsidR="00634C07">
          <w:rPr>
            <w:rFonts w:cstheme="minorHAnsi"/>
          </w:rPr>
          <w:t>contenir un nombre excessif de warnings</w:t>
        </w:r>
      </w:ins>
      <w:ins w:id="1" w:author="Aurélien GOUY" w:date="2021-04-03T16:09:00Z">
        <w:r w:rsidR="00886CA4">
          <w:rPr>
            <w:rFonts w:cstheme="minorHAnsi"/>
          </w:rPr>
          <w:t xml:space="preserve"> </w:t>
        </w:r>
      </w:ins>
      <w:r w:rsidR="00570FB6">
        <w:rPr>
          <w:rFonts w:cstheme="minorHAnsi"/>
        </w:rPr>
        <w:t>sinon il risque de ne pas marcher comme prévu.</w:t>
      </w:r>
    </w:p>
    <w:p w14:paraId="10BC01A2" w14:textId="27546E44" w:rsidR="00CC10A9" w:rsidRPr="0073690B" w:rsidRDefault="00570FB6" w:rsidP="005338BA">
      <w:pPr>
        <w:jc w:val="both"/>
        <w:rPr>
          <w:rFonts w:cstheme="minorHAnsi"/>
        </w:rPr>
      </w:pPr>
      <w:r>
        <w:rPr>
          <w:rFonts w:cstheme="minorHAnsi"/>
        </w:rPr>
        <w:t xml:space="preserve">Le deuxième point correspond à </w:t>
      </w:r>
      <w:r w:rsidR="006729B9">
        <w:rPr>
          <w:rFonts w:cstheme="minorHAnsi"/>
        </w:rPr>
        <w:t xml:space="preserve">des bugs graphiques </w:t>
      </w:r>
      <w:r w:rsidR="00CC10A9">
        <w:rPr>
          <w:rFonts w:cstheme="minorHAnsi"/>
        </w:rPr>
        <w:t xml:space="preserve">lors de l’exécution de l’application. Par exemple, si l’on </w:t>
      </w:r>
      <w:proofErr w:type="spellStart"/>
      <w:r w:rsidR="00CC10A9">
        <w:rPr>
          <w:rFonts w:cstheme="minorHAnsi"/>
        </w:rPr>
        <w:t>redimmentionne</w:t>
      </w:r>
      <w:proofErr w:type="spellEnd"/>
      <w:r w:rsidR="00CC10A9">
        <w:rPr>
          <w:rFonts w:cstheme="minorHAnsi"/>
        </w:rPr>
        <w:t xml:space="preserve"> la fenêtre de l’application en taille minimale avec la souris, lorsqu’on va lancer le </w:t>
      </w:r>
      <w:r w:rsidR="000A661A">
        <w:rPr>
          <w:rFonts w:cstheme="minorHAnsi"/>
        </w:rPr>
        <w:t xml:space="preserve">programme en cliquant sur </w:t>
      </w:r>
      <w:r w:rsidR="0073690B">
        <w:rPr>
          <w:rFonts w:cstheme="minorHAnsi"/>
        </w:rPr>
        <w:t xml:space="preserve">le bouton </w:t>
      </w:r>
      <w:r w:rsidR="0073690B">
        <w:rPr>
          <w:rFonts w:cstheme="minorHAnsi"/>
          <w:i/>
          <w:iCs/>
        </w:rPr>
        <w:t>Démarrer</w:t>
      </w:r>
      <w:r w:rsidR="0073690B">
        <w:rPr>
          <w:rFonts w:cstheme="minorHAnsi"/>
        </w:rPr>
        <w:t>, certains cercles où l’on doit cliquer vont apparaître en dehors de la zone visible à l’écran, ce qui va avoir pour conséquence de ne rien afficher dans le rectangle prévu à cet effet. Pour résoudre ce problème à l’instant T, il faut agrandir la fenêtre avec la souris, et donc perdre du temps sur le test en cours.</w:t>
      </w:r>
    </w:p>
    <w:p w14:paraId="5EDC24AF" w14:textId="68E293E5" w:rsidR="005338BA" w:rsidRDefault="005403AB" w:rsidP="005338BA">
      <w:pPr>
        <w:jc w:val="both"/>
        <w:rPr>
          <w:rFonts w:eastAsiaTheme="minorEastAsia" w:cstheme="minorHAnsi"/>
        </w:rPr>
      </w:pPr>
      <w:r>
        <w:rPr>
          <w:rFonts w:cstheme="minorHAnsi"/>
        </w:rPr>
        <w:t xml:space="preserve">En troisième point, nous avons remarqué des possibilités assez </w:t>
      </w:r>
      <w:proofErr w:type="spellStart"/>
      <w:r>
        <w:rPr>
          <w:rFonts w:cstheme="minorHAnsi"/>
        </w:rPr>
        <w:t>intriquantes</w:t>
      </w:r>
      <w:proofErr w:type="spellEnd"/>
      <w:r>
        <w:rPr>
          <w:rFonts w:cstheme="minorHAnsi"/>
        </w:rPr>
        <w:t xml:space="preserve"> par rapport au réglage des valeurs sur l’écran d’accueil. En effet, </w:t>
      </w:r>
      <w:r w:rsidR="00206593">
        <w:rPr>
          <w:rFonts w:cstheme="minorHAnsi"/>
        </w:rPr>
        <w:t xml:space="preserve">il est possible de mettre le nombre de cibles à </w:t>
      </w:r>
      <m:oMath>
        <m:r>
          <w:rPr>
            <w:rFonts w:ascii="Cambria Math" w:hAnsi="Cambria Math" w:cstheme="minorHAnsi"/>
          </w:rPr>
          <m:t>0</m:t>
        </m:r>
      </m:oMath>
      <w:r w:rsidR="00206593">
        <w:rPr>
          <w:rFonts w:eastAsiaTheme="minorEastAsia" w:cstheme="minorHAnsi"/>
        </w:rPr>
        <w:t xml:space="preserve">, chose assez incongrue puisque cela signifie que </w:t>
      </w:r>
      <w:r w:rsidR="007A1C2E">
        <w:rPr>
          <w:rFonts w:eastAsiaTheme="minorEastAsia" w:cstheme="minorHAnsi"/>
        </w:rPr>
        <w:t xml:space="preserve">le logiciel nous affiche </w:t>
      </w:r>
      <w:r w:rsidR="00206593">
        <w:rPr>
          <w:rFonts w:eastAsiaTheme="minorEastAsia" w:cstheme="minorHAnsi"/>
        </w:rPr>
        <w:t>directement les résultats d’un test non passé, donc</w:t>
      </w:r>
      <w:r w:rsidR="007A1C2E">
        <w:rPr>
          <w:rFonts w:eastAsiaTheme="minorEastAsia" w:cstheme="minorHAnsi"/>
        </w:rPr>
        <w:t xml:space="preserve"> finalement</w:t>
      </w:r>
      <w:r w:rsidR="00206593">
        <w:rPr>
          <w:rFonts w:eastAsiaTheme="minorEastAsia" w:cstheme="minorHAnsi"/>
        </w:rPr>
        <w:t xml:space="preserve"> des résultats vides</w:t>
      </w:r>
      <w:r w:rsidR="00D06607">
        <w:rPr>
          <w:rFonts w:eastAsiaTheme="minorEastAsia" w:cstheme="minorHAnsi"/>
        </w:rPr>
        <w:t>.</w:t>
      </w:r>
      <w:r w:rsidR="00206593">
        <w:rPr>
          <w:rFonts w:eastAsiaTheme="minorEastAsia" w:cstheme="minorHAnsi"/>
        </w:rPr>
        <w:t xml:space="preserve"> De plus, il est possible de régler la taille maximale des cibles inférieure à la taille minimale des cibles et inversement, ce qui est techniquement impossible et devrait être vérifié dans le code.</w:t>
      </w:r>
    </w:p>
    <w:p w14:paraId="57509C4B" w14:textId="5BCE74CF" w:rsidR="00FA071A" w:rsidRDefault="00FA071A" w:rsidP="005338BA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En quatrième point, nous avons remarqué que, dans le </w:t>
      </w:r>
      <w:proofErr w:type="spellStart"/>
      <w:r>
        <w:rPr>
          <w:rFonts w:eastAsiaTheme="minorEastAsia" w:cstheme="minorHAnsi"/>
        </w:rPr>
        <w:t>controller</w:t>
      </w:r>
      <w:proofErr w:type="spellEnd"/>
      <w:r>
        <w:rPr>
          <w:rFonts w:eastAsiaTheme="minorEastAsia" w:cstheme="minorHAnsi"/>
        </w:rPr>
        <w:t xml:space="preserve">, il y a des bouts de code </w:t>
      </w:r>
      <w:r w:rsidR="002254C6">
        <w:rPr>
          <w:rFonts w:eastAsiaTheme="minorEastAsia" w:cstheme="minorHAnsi"/>
        </w:rPr>
        <w:t>qui devraient normalement être présents dans le model</w:t>
      </w:r>
      <w:r w:rsidR="00C10F80">
        <w:rPr>
          <w:rFonts w:eastAsiaTheme="minorEastAsia" w:cstheme="minorHAnsi"/>
        </w:rPr>
        <w:t>, notamment la conception des ellipses, le calcul des points à afficher sur le graphique</w:t>
      </w:r>
      <w:r w:rsidR="00D87245">
        <w:rPr>
          <w:rFonts w:eastAsiaTheme="minorEastAsia" w:cstheme="minorHAnsi"/>
        </w:rPr>
        <w:t xml:space="preserve"> et le calcul de la prochaine cible. De plus, certaines devraient être dans la </w:t>
      </w:r>
      <w:proofErr w:type="spellStart"/>
      <w:r w:rsidR="00D87245">
        <w:rPr>
          <w:rFonts w:eastAsiaTheme="minorEastAsia" w:cstheme="minorHAnsi"/>
        </w:rPr>
        <w:t>view</w:t>
      </w:r>
      <w:proofErr w:type="spellEnd"/>
      <w:r w:rsidR="00D87245">
        <w:rPr>
          <w:rFonts w:eastAsiaTheme="minorEastAsia" w:cstheme="minorHAnsi"/>
        </w:rPr>
        <w:t>, comme l’affichage des ellipses ou encore la fonction permettant de faire le graphique</w:t>
      </w:r>
      <w:r w:rsidR="00080231">
        <w:rPr>
          <w:rFonts w:eastAsiaTheme="minorEastAsia" w:cstheme="minorHAnsi"/>
        </w:rPr>
        <w:t xml:space="preserve"> de résultats</w:t>
      </w:r>
      <w:r w:rsidR="00D87245">
        <w:rPr>
          <w:rFonts w:eastAsiaTheme="minorEastAsia" w:cstheme="minorHAnsi"/>
        </w:rPr>
        <w:t>.</w:t>
      </w:r>
      <w:r w:rsidR="00423460">
        <w:rPr>
          <w:rFonts w:eastAsiaTheme="minorEastAsia" w:cstheme="minorHAnsi"/>
        </w:rPr>
        <w:t xml:space="preserve"> Globalement, une grande majorité des fonctions présentes dans le </w:t>
      </w:r>
      <w:proofErr w:type="spellStart"/>
      <w:r w:rsidR="00423460">
        <w:rPr>
          <w:rFonts w:eastAsiaTheme="minorEastAsia" w:cstheme="minorHAnsi"/>
        </w:rPr>
        <w:t>controller</w:t>
      </w:r>
      <w:proofErr w:type="spellEnd"/>
      <w:r w:rsidR="00423460">
        <w:rPr>
          <w:rFonts w:eastAsiaTheme="minorEastAsia" w:cstheme="minorHAnsi"/>
        </w:rPr>
        <w:t xml:space="preserve"> ne devraient pas se situer là, nous avons donc dû tout réorganiser.</w:t>
      </w:r>
    </w:p>
    <w:p w14:paraId="6828187F" w14:textId="036DEFC2" w:rsidR="00E03C65" w:rsidRDefault="00E03C65" w:rsidP="005338BA">
      <w:pPr>
        <w:jc w:val="both"/>
        <w:rPr>
          <w:rFonts w:eastAsiaTheme="minorEastAsia" w:cstheme="minorHAnsi"/>
        </w:rPr>
      </w:pPr>
    </w:p>
    <w:p w14:paraId="2B93859F" w14:textId="493C2162" w:rsidR="00735E15" w:rsidRDefault="00735E15" w:rsidP="005338BA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Finalement, pour résoudre tous ces problèmes (bien sûr en prenant en compte le fait que ce soit un </w:t>
      </w:r>
      <w:r w:rsidR="00796B47">
        <w:rPr>
          <w:rFonts w:eastAsiaTheme="minorEastAsia" w:cstheme="minorHAnsi"/>
        </w:rPr>
        <w:t>projet</w:t>
      </w:r>
      <w:r>
        <w:rPr>
          <w:rFonts w:eastAsiaTheme="minorEastAsia" w:cstheme="minorHAnsi"/>
        </w:rPr>
        <w:t xml:space="preserve"> pas très conséquent) nous avons décidé de repartir de zéro en créant un nouveau projet. En effet, nous avons pensé qu’il serait plus productif </w:t>
      </w:r>
      <w:r w:rsidR="00451EB8">
        <w:rPr>
          <w:rFonts w:eastAsiaTheme="minorEastAsia" w:cstheme="minorHAnsi"/>
        </w:rPr>
        <w:t>de tout recréer</w:t>
      </w:r>
      <w:r w:rsidR="00F63EEB">
        <w:rPr>
          <w:rFonts w:eastAsiaTheme="minorEastAsia" w:cstheme="minorHAnsi"/>
        </w:rPr>
        <w:t xml:space="preserve">, </w:t>
      </w:r>
      <w:r w:rsidR="00451EB8">
        <w:rPr>
          <w:rFonts w:eastAsiaTheme="minorEastAsia" w:cstheme="minorHAnsi"/>
        </w:rPr>
        <w:t xml:space="preserve">comme cela nous </w:t>
      </w:r>
      <w:proofErr w:type="gramStart"/>
      <w:r w:rsidR="00451EB8">
        <w:rPr>
          <w:rFonts w:eastAsiaTheme="minorEastAsia" w:cstheme="minorHAnsi"/>
        </w:rPr>
        <w:t>avons</w:t>
      </w:r>
      <w:proofErr w:type="gramEnd"/>
      <w:r w:rsidR="00451EB8">
        <w:rPr>
          <w:rFonts w:eastAsiaTheme="minorEastAsia" w:cstheme="minorHAnsi"/>
        </w:rPr>
        <w:t xml:space="preserve"> </w:t>
      </w:r>
      <w:r w:rsidR="00E00E98">
        <w:rPr>
          <w:rFonts w:eastAsiaTheme="minorEastAsia" w:cstheme="minorHAnsi"/>
        </w:rPr>
        <w:t>l’organisation du projet en tête et pouvons réorganiser tranquillement le système MVC</w:t>
      </w:r>
      <w:r w:rsidR="007C77DC">
        <w:rPr>
          <w:rFonts w:eastAsiaTheme="minorEastAsia" w:cstheme="minorHAnsi"/>
        </w:rPr>
        <w:t xml:space="preserve"> comme nous le souhaitons sans être perdu dans la réorganisation </w:t>
      </w:r>
      <w:r w:rsidR="00F63EEB">
        <w:rPr>
          <w:rFonts w:eastAsiaTheme="minorEastAsia" w:cstheme="minorHAnsi"/>
        </w:rPr>
        <w:t>d’un projet inconnu. Bien évidemment, il ne s’agit pas de refaire tout le projet, nous avons donc copié-collé certains bouts de code qui marchaient très bien</w:t>
      </w:r>
      <w:r w:rsidR="000752B5">
        <w:rPr>
          <w:rFonts w:eastAsiaTheme="minorEastAsia" w:cstheme="minorHAnsi"/>
        </w:rPr>
        <w:t>, notamment</w:t>
      </w:r>
      <w:r w:rsidR="00714DAC">
        <w:rPr>
          <w:rFonts w:eastAsiaTheme="minorEastAsia" w:cstheme="minorHAnsi"/>
        </w:rPr>
        <w:t xml:space="preserve"> la plupart des éléments du </w:t>
      </w:r>
      <w:proofErr w:type="spellStart"/>
      <w:r w:rsidR="00714DAC">
        <w:rPr>
          <w:rFonts w:eastAsiaTheme="minorEastAsia" w:cstheme="minorHAnsi"/>
        </w:rPr>
        <w:t>controller</w:t>
      </w:r>
      <w:proofErr w:type="spellEnd"/>
      <w:r w:rsidR="00714DAC">
        <w:rPr>
          <w:rFonts w:eastAsiaTheme="minorEastAsia" w:cstheme="minorHAnsi"/>
        </w:rPr>
        <w:t xml:space="preserve"> qui avaient </w:t>
      </w:r>
      <w:r w:rsidR="004915F0">
        <w:rPr>
          <w:rFonts w:eastAsiaTheme="minorEastAsia" w:cstheme="minorHAnsi"/>
        </w:rPr>
        <w:t xml:space="preserve">juste </w:t>
      </w:r>
      <w:r w:rsidR="00714DAC">
        <w:rPr>
          <w:rFonts w:eastAsiaTheme="minorEastAsia" w:cstheme="minorHAnsi"/>
        </w:rPr>
        <w:t xml:space="preserve">besoin </w:t>
      </w:r>
      <w:r w:rsidR="00661426">
        <w:rPr>
          <w:rFonts w:eastAsiaTheme="minorEastAsia" w:cstheme="minorHAnsi"/>
        </w:rPr>
        <w:t>d’être déplacés à leur place.</w:t>
      </w:r>
    </w:p>
    <w:p w14:paraId="06E29358" w14:textId="77777777" w:rsidR="00820FD1" w:rsidRDefault="00820FD1" w:rsidP="005338BA">
      <w:pPr>
        <w:jc w:val="both"/>
        <w:rPr>
          <w:rFonts w:cstheme="minorHAnsi"/>
        </w:rPr>
      </w:pPr>
    </w:p>
    <w:p w14:paraId="4516957E" w14:textId="7D9154AA" w:rsidR="004F1DE7" w:rsidRDefault="004F1DE7" w:rsidP="004F1DE7">
      <w:pPr>
        <w:jc w:val="both"/>
        <w:rPr>
          <w:rFonts w:cstheme="minorHAnsi"/>
        </w:rPr>
      </w:pPr>
    </w:p>
    <w:p w14:paraId="4B69E6EB" w14:textId="38CCAFD8" w:rsidR="00B91321" w:rsidRDefault="00B91321" w:rsidP="004F1DE7">
      <w:pPr>
        <w:jc w:val="both"/>
        <w:rPr>
          <w:rFonts w:cstheme="minorHAnsi"/>
        </w:rPr>
      </w:pPr>
    </w:p>
    <w:p w14:paraId="1F82CF95" w14:textId="78623FFF" w:rsidR="00B91321" w:rsidRDefault="00B91321" w:rsidP="004F1DE7">
      <w:pPr>
        <w:jc w:val="both"/>
        <w:rPr>
          <w:rFonts w:cstheme="minorHAnsi"/>
        </w:rPr>
      </w:pPr>
    </w:p>
    <w:p w14:paraId="6C3E14AB" w14:textId="24ABC7DA" w:rsidR="00B91321" w:rsidRDefault="00B91321" w:rsidP="004F1DE7">
      <w:pPr>
        <w:jc w:val="both"/>
        <w:rPr>
          <w:rFonts w:cstheme="minorHAnsi"/>
        </w:rPr>
      </w:pPr>
    </w:p>
    <w:p w14:paraId="6D1EC70A" w14:textId="50C6CA76" w:rsidR="00B91321" w:rsidRDefault="00B91321" w:rsidP="004F1DE7">
      <w:pPr>
        <w:jc w:val="both"/>
        <w:rPr>
          <w:rFonts w:cstheme="minorHAnsi"/>
        </w:rPr>
      </w:pPr>
    </w:p>
    <w:p w14:paraId="305EC4AD" w14:textId="201B4558" w:rsidR="004F1DE7" w:rsidRPr="004F1DE7" w:rsidRDefault="00140FDA" w:rsidP="00AA5EC8">
      <w:pPr>
        <w:pStyle w:val="Titre1"/>
        <w:numPr>
          <w:ilvl w:val="0"/>
          <w:numId w:val="9"/>
        </w:numPr>
      </w:pPr>
      <w:r>
        <w:lastRenderedPageBreak/>
        <w:t>Dictionnaire des données et nomenclature</w:t>
      </w:r>
      <w:r w:rsidR="00A36964">
        <w:t>.</w:t>
      </w:r>
    </w:p>
    <w:p w14:paraId="0C80DAF8" w14:textId="756E89FE" w:rsidR="004F1DE7" w:rsidRDefault="004F1DE7" w:rsidP="004F1DE7">
      <w:pPr>
        <w:jc w:val="both"/>
        <w:rPr>
          <w:rFonts w:cstheme="minorHAnsi"/>
        </w:rPr>
      </w:pPr>
    </w:p>
    <w:p w14:paraId="46610265" w14:textId="0F340506" w:rsidR="007A7135" w:rsidRPr="005E0B75" w:rsidRDefault="007A7135" w:rsidP="007A7135">
      <w:pPr>
        <w:jc w:val="both"/>
        <w:rPr>
          <w:rFonts w:cstheme="minorHAnsi"/>
          <w:b/>
          <w:bCs/>
          <w:i/>
          <w:iCs/>
        </w:rPr>
      </w:pPr>
      <w:r w:rsidRPr="005E0B75">
        <w:rPr>
          <w:rFonts w:cstheme="minorHAnsi"/>
          <w:b/>
          <w:bCs/>
          <w:i/>
          <w:iCs/>
        </w:rPr>
        <w:t>Dictionnaire des classes</w:t>
      </w:r>
    </w:p>
    <w:tbl>
      <w:tblPr>
        <w:tblStyle w:val="TableauGrille4-Accentuation1"/>
        <w:tblW w:w="9351" w:type="dxa"/>
        <w:tblLook w:val="04A0" w:firstRow="1" w:lastRow="0" w:firstColumn="1" w:lastColumn="0" w:noHBand="0" w:noVBand="1"/>
      </w:tblPr>
      <w:tblGrid>
        <w:gridCol w:w="1728"/>
        <w:gridCol w:w="5780"/>
        <w:gridCol w:w="709"/>
        <w:gridCol w:w="1134"/>
      </w:tblGrid>
      <w:tr w:rsidR="0072478B" w14:paraId="75E4FF53" w14:textId="77777777" w:rsidTr="00045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12A5A407" w14:textId="77777777" w:rsidR="0072478B" w:rsidRDefault="0072478B" w:rsidP="00926CB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Nom</w:t>
            </w:r>
          </w:p>
        </w:tc>
        <w:tc>
          <w:tcPr>
            <w:tcW w:w="5780" w:type="dxa"/>
            <w:vAlign w:val="center"/>
          </w:tcPr>
          <w:p w14:paraId="77925105" w14:textId="77777777" w:rsidR="0072478B" w:rsidRDefault="0072478B" w:rsidP="00926C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Description</w:t>
            </w:r>
          </w:p>
        </w:tc>
        <w:tc>
          <w:tcPr>
            <w:tcW w:w="709" w:type="dxa"/>
            <w:vAlign w:val="center"/>
          </w:tcPr>
          <w:p w14:paraId="433B1AA9" w14:textId="77777777" w:rsidR="0072478B" w:rsidRDefault="0072478B" w:rsidP="00926C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Type</w:t>
            </w:r>
          </w:p>
        </w:tc>
        <w:tc>
          <w:tcPr>
            <w:tcW w:w="1134" w:type="dxa"/>
            <w:vAlign w:val="center"/>
          </w:tcPr>
          <w:p w14:paraId="45622837" w14:textId="2D16651A" w:rsidR="0072478B" w:rsidRDefault="0072478B" w:rsidP="00926C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MVC</w:t>
            </w:r>
          </w:p>
        </w:tc>
      </w:tr>
      <w:tr w:rsidR="0072478B" w:rsidRPr="00B85E8A" w14:paraId="13BF1D49" w14:textId="77777777" w:rsidTr="00045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351FE185" w14:textId="77777777" w:rsidR="0072478B" w:rsidRPr="00B85E8A" w:rsidRDefault="0072478B" w:rsidP="00926CB9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controller</w:t>
            </w:r>
            <w:proofErr w:type="spellEnd"/>
          </w:p>
        </w:tc>
        <w:tc>
          <w:tcPr>
            <w:tcW w:w="5780" w:type="dxa"/>
            <w:vAlign w:val="center"/>
          </w:tcPr>
          <w:p w14:paraId="231B7D84" w14:textId="4F47EFDC" w:rsidR="0072478B" w:rsidRPr="00B85E8A" w:rsidRDefault="006815B3" w:rsidP="00926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Classe du </w:t>
            </w:r>
            <w:proofErr w:type="spellStart"/>
            <w:r>
              <w:rPr>
                <w:rFonts w:cstheme="minorHAnsi"/>
              </w:rPr>
              <w:t>controller</w:t>
            </w:r>
            <w:proofErr w:type="spellEnd"/>
          </w:p>
        </w:tc>
        <w:tc>
          <w:tcPr>
            <w:tcW w:w="709" w:type="dxa"/>
            <w:vAlign w:val="center"/>
          </w:tcPr>
          <w:p w14:paraId="70AB0565" w14:textId="77777777" w:rsidR="0072478B" w:rsidRPr="00B85E8A" w:rsidRDefault="0072478B" w:rsidP="00926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class</w:t>
            </w:r>
          </w:p>
        </w:tc>
        <w:tc>
          <w:tcPr>
            <w:tcW w:w="1134" w:type="dxa"/>
            <w:vAlign w:val="center"/>
          </w:tcPr>
          <w:p w14:paraId="68B48D8F" w14:textId="72B6BE41" w:rsidR="0072478B" w:rsidRPr="00B85E8A" w:rsidRDefault="0072478B" w:rsidP="00926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Controller</w:t>
            </w:r>
          </w:p>
        </w:tc>
      </w:tr>
      <w:tr w:rsidR="0072478B" w:rsidRPr="00B85E8A" w14:paraId="44D40781" w14:textId="77777777" w:rsidTr="00045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15113682" w14:textId="53148328" w:rsidR="0072478B" w:rsidRDefault="0072478B" w:rsidP="00926CB9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model</w:t>
            </w:r>
          </w:p>
        </w:tc>
        <w:tc>
          <w:tcPr>
            <w:tcW w:w="5780" w:type="dxa"/>
            <w:vAlign w:val="center"/>
          </w:tcPr>
          <w:p w14:paraId="5064E2CE" w14:textId="29E7278E" w:rsidR="0072478B" w:rsidRPr="00B85E8A" w:rsidRDefault="006815B3" w:rsidP="00926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Classe du model</w:t>
            </w:r>
          </w:p>
        </w:tc>
        <w:tc>
          <w:tcPr>
            <w:tcW w:w="709" w:type="dxa"/>
            <w:vAlign w:val="center"/>
          </w:tcPr>
          <w:p w14:paraId="495DE0E9" w14:textId="0CBA38E0" w:rsidR="0072478B" w:rsidRDefault="0072478B" w:rsidP="00926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F03E9">
              <w:rPr>
                <w:rFonts w:cstheme="minorHAnsi"/>
              </w:rPr>
              <w:t>class</w:t>
            </w:r>
          </w:p>
        </w:tc>
        <w:tc>
          <w:tcPr>
            <w:tcW w:w="1134" w:type="dxa"/>
            <w:vAlign w:val="center"/>
          </w:tcPr>
          <w:p w14:paraId="318A2FF3" w14:textId="4C8EE8D8" w:rsidR="0072478B" w:rsidRDefault="0072478B" w:rsidP="00926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</w:t>
            </w:r>
          </w:p>
        </w:tc>
      </w:tr>
      <w:tr w:rsidR="0072478B" w:rsidRPr="00B85E8A" w14:paraId="7B2E2E0E" w14:textId="77777777" w:rsidTr="00045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431B049F" w14:textId="22DEEA75" w:rsidR="0072478B" w:rsidRDefault="0072478B" w:rsidP="00926CB9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GraphicWidget</w:t>
            </w:r>
            <w:proofErr w:type="spellEnd"/>
          </w:p>
        </w:tc>
        <w:tc>
          <w:tcPr>
            <w:tcW w:w="5780" w:type="dxa"/>
            <w:vAlign w:val="center"/>
          </w:tcPr>
          <w:p w14:paraId="7E8D2F89" w14:textId="02BE6E60" w:rsidR="0072478B" w:rsidRPr="00B85E8A" w:rsidRDefault="0030413C" w:rsidP="00926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Classe </w:t>
            </w:r>
            <w:r w:rsidR="004F2439">
              <w:rPr>
                <w:rFonts w:cstheme="minorHAnsi"/>
              </w:rPr>
              <w:t>qui gère les clics de la souris et l</w:t>
            </w:r>
            <w:r w:rsidR="006B657E">
              <w:rPr>
                <w:rFonts w:cstheme="minorHAnsi"/>
              </w:rPr>
              <w:t>’affichage des</w:t>
            </w:r>
            <w:r w:rsidR="004F2439">
              <w:rPr>
                <w:rFonts w:cstheme="minorHAnsi"/>
              </w:rPr>
              <w:t xml:space="preserve"> ellipses</w:t>
            </w:r>
          </w:p>
        </w:tc>
        <w:tc>
          <w:tcPr>
            <w:tcW w:w="709" w:type="dxa"/>
            <w:vAlign w:val="center"/>
          </w:tcPr>
          <w:p w14:paraId="09658A91" w14:textId="5F249043" w:rsidR="0072478B" w:rsidRDefault="0072478B" w:rsidP="00926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F03E9">
              <w:rPr>
                <w:rFonts w:cstheme="minorHAnsi"/>
              </w:rPr>
              <w:t>class</w:t>
            </w:r>
          </w:p>
        </w:tc>
        <w:tc>
          <w:tcPr>
            <w:tcW w:w="1134" w:type="dxa"/>
            <w:vAlign w:val="center"/>
          </w:tcPr>
          <w:p w14:paraId="17819074" w14:textId="3009F7C0" w:rsidR="0072478B" w:rsidRDefault="0072478B" w:rsidP="00926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View</w:t>
            </w:r>
          </w:p>
        </w:tc>
      </w:tr>
      <w:tr w:rsidR="0072478B" w:rsidRPr="00B85E8A" w14:paraId="0F1FED65" w14:textId="77777777" w:rsidTr="00045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29DED390" w14:textId="49AC6192" w:rsidR="0072478B" w:rsidRDefault="0072478B" w:rsidP="00926CB9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MainWindow</w:t>
            </w:r>
            <w:proofErr w:type="spellEnd"/>
          </w:p>
        </w:tc>
        <w:tc>
          <w:tcPr>
            <w:tcW w:w="5780" w:type="dxa"/>
            <w:vAlign w:val="center"/>
          </w:tcPr>
          <w:p w14:paraId="64670CC2" w14:textId="618E0138" w:rsidR="0072478B" w:rsidRPr="00B85E8A" w:rsidRDefault="00F466C6" w:rsidP="00926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Classe de la f</w:t>
            </w:r>
            <w:r w:rsidR="0072478B">
              <w:rPr>
                <w:rFonts w:cstheme="minorHAnsi"/>
              </w:rPr>
              <w:t>enêtre principale du programme</w:t>
            </w:r>
          </w:p>
        </w:tc>
        <w:tc>
          <w:tcPr>
            <w:tcW w:w="709" w:type="dxa"/>
            <w:vAlign w:val="center"/>
          </w:tcPr>
          <w:p w14:paraId="606164D3" w14:textId="654CDFA4" w:rsidR="0072478B" w:rsidRPr="005F03E9" w:rsidRDefault="0072478B" w:rsidP="00926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93945">
              <w:rPr>
                <w:rFonts w:cstheme="minorHAnsi"/>
              </w:rPr>
              <w:t>class</w:t>
            </w:r>
          </w:p>
        </w:tc>
        <w:tc>
          <w:tcPr>
            <w:tcW w:w="1134" w:type="dxa"/>
            <w:vAlign w:val="center"/>
          </w:tcPr>
          <w:p w14:paraId="1365DBDB" w14:textId="70047A0E" w:rsidR="0072478B" w:rsidRDefault="0072478B" w:rsidP="00926C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5048">
              <w:rPr>
                <w:rFonts w:cstheme="minorHAnsi"/>
              </w:rPr>
              <w:t>View</w:t>
            </w:r>
          </w:p>
        </w:tc>
      </w:tr>
      <w:tr w:rsidR="0072478B" w:rsidRPr="00B85E8A" w14:paraId="5AC7EC6F" w14:textId="77777777" w:rsidTr="00045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61CCB44B" w14:textId="74E3DA20" w:rsidR="0072478B" w:rsidRDefault="0072478B" w:rsidP="00926CB9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Ui_MainWindow</w:t>
            </w:r>
            <w:proofErr w:type="spellEnd"/>
          </w:p>
        </w:tc>
        <w:tc>
          <w:tcPr>
            <w:tcW w:w="5780" w:type="dxa"/>
            <w:vAlign w:val="center"/>
          </w:tcPr>
          <w:p w14:paraId="052D9B88" w14:textId="7C76F4BF" w:rsidR="0072478B" w:rsidRPr="00B85E8A" w:rsidRDefault="00B54B92" w:rsidP="00926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Classe de l’interface graphique</w:t>
            </w:r>
          </w:p>
        </w:tc>
        <w:tc>
          <w:tcPr>
            <w:tcW w:w="709" w:type="dxa"/>
            <w:vAlign w:val="center"/>
          </w:tcPr>
          <w:p w14:paraId="41B474AB" w14:textId="512C8DCA" w:rsidR="0072478B" w:rsidRPr="005F03E9" w:rsidRDefault="0072478B" w:rsidP="00926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93945">
              <w:rPr>
                <w:rFonts w:cstheme="minorHAnsi"/>
              </w:rPr>
              <w:t>class</w:t>
            </w:r>
          </w:p>
        </w:tc>
        <w:tc>
          <w:tcPr>
            <w:tcW w:w="1134" w:type="dxa"/>
            <w:vAlign w:val="center"/>
          </w:tcPr>
          <w:p w14:paraId="42EC89CE" w14:textId="76CB6C2F" w:rsidR="0072478B" w:rsidRDefault="0072478B" w:rsidP="00926C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5048">
              <w:rPr>
                <w:rFonts w:cstheme="minorHAnsi"/>
              </w:rPr>
              <w:t>View</w:t>
            </w:r>
          </w:p>
        </w:tc>
      </w:tr>
    </w:tbl>
    <w:p w14:paraId="56DE4A36" w14:textId="77777777" w:rsidR="007A7135" w:rsidRDefault="007A7135" w:rsidP="00B00D15">
      <w:pPr>
        <w:spacing w:after="0"/>
        <w:jc w:val="both"/>
        <w:rPr>
          <w:rFonts w:cstheme="minorHAnsi"/>
        </w:rPr>
      </w:pPr>
    </w:p>
    <w:p w14:paraId="28D1E7EA" w14:textId="6FD14027" w:rsidR="007A7135" w:rsidRPr="005E0B75" w:rsidRDefault="007A7135" w:rsidP="007A7135">
      <w:pPr>
        <w:jc w:val="both"/>
        <w:rPr>
          <w:rFonts w:cstheme="minorHAnsi"/>
          <w:b/>
          <w:bCs/>
          <w:i/>
          <w:iCs/>
        </w:rPr>
      </w:pPr>
      <w:r w:rsidRPr="005E0B75">
        <w:rPr>
          <w:rFonts w:cstheme="minorHAnsi"/>
          <w:b/>
          <w:bCs/>
          <w:i/>
          <w:iCs/>
        </w:rPr>
        <w:t>Dictionnaire des méthodes</w:t>
      </w:r>
    </w:p>
    <w:tbl>
      <w:tblPr>
        <w:tblStyle w:val="TableauGrille4-Accentuation1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694"/>
        <w:gridCol w:w="2977"/>
        <w:gridCol w:w="1418"/>
        <w:gridCol w:w="1275"/>
        <w:gridCol w:w="1701"/>
        <w:gridCol w:w="1134"/>
      </w:tblGrid>
      <w:tr w:rsidR="0072478B" w14:paraId="79EB5936" w14:textId="77777777" w:rsidTr="006944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7BABDDF" w14:textId="77777777" w:rsidR="0072478B" w:rsidRDefault="0072478B" w:rsidP="001D14D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Nom</w:t>
            </w:r>
          </w:p>
        </w:tc>
        <w:tc>
          <w:tcPr>
            <w:tcW w:w="2977" w:type="dxa"/>
            <w:vAlign w:val="center"/>
          </w:tcPr>
          <w:p w14:paraId="7212E0E3" w14:textId="77777777" w:rsidR="0072478B" w:rsidRDefault="0072478B" w:rsidP="001D1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Description</w:t>
            </w:r>
          </w:p>
        </w:tc>
        <w:tc>
          <w:tcPr>
            <w:tcW w:w="1418" w:type="dxa"/>
            <w:vAlign w:val="center"/>
          </w:tcPr>
          <w:p w14:paraId="594A4C3D" w14:textId="77777777" w:rsidR="0072478B" w:rsidRDefault="0072478B" w:rsidP="001D1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Encapsulation</w:t>
            </w:r>
          </w:p>
        </w:tc>
        <w:tc>
          <w:tcPr>
            <w:tcW w:w="1275" w:type="dxa"/>
            <w:vAlign w:val="center"/>
          </w:tcPr>
          <w:p w14:paraId="125BB008" w14:textId="77777777" w:rsidR="0072478B" w:rsidRDefault="0072478B" w:rsidP="001D1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Type de retour</w:t>
            </w:r>
          </w:p>
        </w:tc>
        <w:tc>
          <w:tcPr>
            <w:tcW w:w="1701" w:type="dxa"/>
            <w:vAlign w:val="center"/>
          </w:tcPr>
          <w:p w14:paraId="627CDDA6" w14:textId="77777777" w:rsidR="0072478B" w:rsidRDefault="0072478B" w:rsidP="001D1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Type des paramètres</w:t>
            </w:r>
          </w:p>
        </w:tc>
        <w:tc>
          <w:tcPr>
            <w:tcW w:w="1134" w:type="dxa"/>
            <w:vAlign w:val="center"/>
          </w:tcPr>
          <w:p w14:paraId="36C319FB" w14:textId="526CF23D" w:rsidR="0072478B" w:rsidRDefault="0072478B" w:rsidP="001D1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MVC</w:t>
            </w:r>
          </w:p>
        </w:tc>
      </w:tr>
      <w:tr w:rsidR="0072478B" w:rsidRPr="00B85E8A" w14:paraId="11841044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4CA5F55" w14:textId="77777777" w:rsidR="0072478B" w:rsidRPr="00B85E8A" w:rsidRDefault="0072478B" w:rsidP="005C2800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onClick</w:t>
            </w:r>
            <w:proofErr w:type="spellEnd"/>
          </w:p>
        </w:tc>
        <w:tc>
          <w:tcPr>
            <w:tcW w:w="2977" w:type="dxa"/>
            <w:vAlign w:val="center"/>
          </w:tcPr>
          <w:p w14:paraId="72B81D50" w14:textId="6E1720D1" w:rsidR="0072478B" w:rsidRPr="00B85E8A" w:rsidRDefault="00C65851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Méthode </w:t>
            </w:r>
            <w:r w:rsidR="00352ED4">
              <w:rPr>
                <w:rFonts w:cstheme="minorHAnsi"/>
              </w:rPr>
              <w:t>éponyme</w:t>
            </w:r>
          </w:p>
        </w:tc>
        <w:tc>
          <w:tcPr>
            <w:tcW w:w="1418" w:type="dxa"/>
            <w:vAlign w:val="center"/>
          </w:tcPr>
          <w:p w14:paraId="1C49734F" w14:textId="77777777" w:rsidR="0072478B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 slots</w:t>
            </w:r>
          </w:p>
        </w:tc>
        <w:tc>
          <w:tcPr>
            <w:tcW w:w="1275" w:type="dxa"/>
            <w:vAlign w:val="center"/>
          </w:tcPr>
          <w:p w14:paraId="48D9713E" w14:textId="77777777" w:rsidR="0072478B" w:rsidRPr="00B85E8A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58DA45AB" w14:textId="77777777" w:rsidR="0072478B" w:rsidRPr="00B85E8A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int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134" w:type="dxa"/>
          </w:tcPr>
          <w:p w14:paraId="12B7A94E" w14:textId="37084E78" w:rsidR="0072478B" w:rsidRPr="00B85E8A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F2E5C">
              <w:rPr>
                <w:rFonts w:cstheme="minorHAnsi"/>
              </w:rPr>
              <w:t>Controller</w:t>
            </w:r>
          </w:p>
        </w:tc>
      </w:tr>
      <w:tr w:rsidR="0072478B" w:rsidRPr="00B85E8A" w14:paraId="6D641BEC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270C15F" w14:textId="77777777" w:rsidR="0072478B" w:rsidRPr="00B85E8A" w:rsidRDefault="0072478B" w:rsidP="005C2800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onAChange</w:t>
            </w:r>
            <w:proofErr w:type="spellEnd"/>
          </w:p>
        </w:tc>
        <w:tc>
          <w:tcPr>
            <w:tcW w:w="2977" w:type="dxa"/>
            <w:vAlign w:val="center"/>
          </w:tcPr>
          <w:p w14:paraId="0AB703A0" w14:textId="761CA16F" w:rsidR="0072478B" w:rsidRPr="00B85E8A" w:rsidRDefault="001602B2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2A12C7C0" w14:textId="77777777" w:rsidR="0072478B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 slots</w:t>
            </w:r>
          </w:p>
        </w:tc>
        <w:tc>
          <w:tcPr>
            <w:tcW w:w="1275" w:type="dxa"/>
            <w:vAlign w:val="center"/>
          </w:tcPr>
          <w:p w14:paraId="2D85D430" w14:textId="77777777" w:rsidR="0072478B" w:rsidRPr="00B85E8A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0229FB33" w14:textId="77777777" w:rsidR="0072478B" w:rsidRPr="00B85E8A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double</w:t>
            </w:r>
          </w:p>
        </w:tc>
        <w:tc>
          <w:tcPr>
            <w:tcW w:w="1134" w:type="dxa"/>
          </w:tcPr>
          <w:p w14:paraId="646A3181" w14:textId="10C5589E" w:rsidR="0072478B" w:rsidRPr="00B85E8A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F2E5C">
              <w:rPr>
                <w:rFonts w:cstheme="minorHAnsi"/>
              </w:rPr>
              <w:t>Controller</w:t>
            </w:r>
          </w:p>
        </w:tc>
      </w:tr>
      <w:tr w:rsidR="0072478B" w:rsidRPr="00B85E8A" w14:paraId="7A359541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49020A6" w14:textId="77777777" w:rsidR="0072478B" w:rsidRPr="00B85E8A" w:rsidRDefault="0072478B" w:rsidP="005C2800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onBChange</w:t>
            </w:r>
            <w:proofErr w:type="spellEnd"/>
          </w:p>
        </w:tc>
        <w:tc>
          <w:tcPr>
            <w:tcW w:w="2977" w:type="dxa"/>
            <w:vAlign w:val="center"/>
          </w:tcPr>
          <w:p w14:paraId="18415A25" w14:textId="436A0971" w:rsidR="0072478B" w:rsidRPr="00B85E8A" w:rsidRDefault="001602B2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1E2C0F1E" w14:textId="77777777" w:rsidR="0072478B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 slots</w:t>
            </w:r>
          </w:p>
        </w:tc>
        <w:tc>
          <w:tcPr>
            <w:tcW w:w="1275" w:type="dxa"/>
            <w:vAlign w:val="center"/>
          </w:tcPr>
          <w:p w14:paraId="1B4CA4ED" w14:textId="77777777" w:rsidR="0072478B" w:rsidRPr="00B85E8A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665FE652" w14:textId="77777777" w:rsidR="0072478B" w:rsidRPr="00B85E8A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double</w:t>
            </w:r>
          </w:p>
        </w:tc>
        <w:tc>
          <w:tcPr>
            <w:tcW w:w="1134" w:type="dxa"/>
          </w:tcPr>
          <w:p w14:paraId="3C14D3FF" w14:textId="61EE624A" w:rsidR="0072478B" w:rsidRPr="00B85E8A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F2E5C">
              <w:rPr>
                <w:rFonts w:cstheme="minorHAnsi"/>
              </w:rPr>
              <w:t>Controller</w:t>
            </w:r>
          </w:p>
        </w:tc>
      </w:tr>
      <w:tr w:rsidR="0072478B" w:rsidRPr="00B85E8A" w14:paraId="241D117A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74ABE5DB" w14:textId="77777777" w:rsidR="0072478B" w:rsidRPr="00B85E8A" w:rsidRDefault="0072478B" w:rsidP="005C2800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onNbCibleChange</w:t>
            </w:r>
            <w:proofErr w:type="spellEnd"/>
          </w:p>
        </w:tc>
        <w:tc>
          <w:tcPr>
            <w:tcW w:w="2977" w:type="dxa"/>
            <w:vAlign w:val="center"/>
          </w:tcPr>
          <w:p w14:paraId="019DFD85" w14:textId="55F90DE4" w:rsidR="0072478B" w:rsidRPr="00B85E8A" w:rsidRDefault="001602B2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25138DA4" w14:textId="77777777" w:rsidR="0072478B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 slots</w:t>
            </w:r>
          </w:p>
        </w:tc>
        <w:tc>
          <w:tcPr>
            <w:tcW w:w="1275" w:type="dxa"/>
            <w:vAlign w:val="center"/>
          </w:tcPr>
          <w:p w14:paraId="7A2D9A80" w14:textId="77777777" w:rsidR="0072478B" w:rsidRPr="00B85E8A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428D289B" w14:textId="77777777" w:rsidR="0072478B" w:rsidRPr="00B85E8A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134" w:type="dxa"/>
          </w:tcPr>
          <w:p w14:paraId="228D67D8" w14:textId="010B2C5E" w:rsidR="0072478B" w:rsidRPr="00B85E8A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F2E5C">
              <w:rPr>
                <w:rFonts w:cstheme="minorHAnsi"/>
              </w:rPr>
              <w:t>Controller</w:t>
            </w:r>
          </w:p>
        </w:tc>
      </w:tr>
      <w:tr w:rsidR="0072478B" w:rsidRPr="00B85E8A" w14:paraId="035B1D5B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A342B59" w14:textId="77777777" w:rsidR="0072478B" w:rsidRPr="00B85E8A" w:rsidRDefault="0072478B" w:rsidP="005C2800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onMinSizeChange</w:t>
            </w:r>
            <w:proofErr w:type="spellEnd"/>
          </w:p>
        </w:tc>
        <w:tc>
          <w:tcPr>
            <w:tcW w:w="2977" w:type="dxa"/>
            <w:vAlign w:val="center"/>
          </w:tcPr>
          <w:p w14:paraId="0E6FA763" w14:textId="4E96B580" w:rsidR="0072478B" w:rsidRPr="00B85E8A" w:rsidRDefault="001602B2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6C754153" w14:textId="77777777" w:rsidR="0072478B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 slots</w:t>
            </w:r>
          </w:p>
        </w:tc>
        <w:tc>
          <w:tcPr>
            <w:tcW w:w="1275" w:type="dxa"/>
            <w:vAlign w:val="center"/>
          </w:tcPr>
          <w:p w14:paraId="69580E7A" w14:textId="77777777" w:rsidR="0072478B" w:rsidRPr="00B85E8A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72304BF0" w14:textId="77777777" w:rsidR="0072478B" w:rsidRPr="00B85E8A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134" w:type="dxa"/>
          </w:tcPr>
          <w:p w14:paraId="08D7F9E6" w14:textId="506DBA06" w:rsidR="0072478B" w:rsidRPr="00B85E8A" w:rsidRDefault="0072478B" w:rsidP="005C2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F2E5C">
              <w:rPr>
                <w:rFonts w:cstheme="minorHAnsi"/>
              </w:rPr>
              <w:t>Controller</w:t>
            </w:r>
          </w:p>
        </w:tc>
      </w:tr>
      <w:tr w:rsidR="0072478B" w:rsidRPr="00B85E8A" w14:paraId="4B4F500D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981D1AC" w14:textId="77777777" w:rsidR="0072478B" w:rsidRPr="00B85E8A" w:rsidRDefault="0072478B" w:rsidP="005C2800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onMaxSizeChange</w:t>
            </w:r>
            <w:proofErr w:type="spellEnd"/>
          </w:p>
        </w:tc>
        <w:tc>
          <w:tcPr>
            <w:tcW w:w="2977" w:type="dxa"/>
            <w:vAlign w:val="center"/>
          </w:tcPr>
          <w:p w14:paraId="6455945D" w14:textId="06BDC8E5" w:rsidR="0072478B" w:rsidRPr="00B85E8A" w:rsidRDefault="001602B2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4229AEAB" w14:textId="77777777" w:rsidR="0072478B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 slots</w:t>
            </w:r>
          </w:p>
        </w:tc>
        <w:tc>
          <w:tcPr>
            <w:tcW w:w="1275" w:type="dxa"/>
            <w:vAlign w:val="center"/>
          </w:tcPr>
          <w:p w14:paraId="541EABC3" w14:textId="77777777" w:rsidR="0072478B" w:rsidRPr="00B85E8A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37B04948" w14:textId="77777777" w:rsidR="0072478B" w:rsidRPr="00B85E8A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134" w:type="dxa"/>
          </w:tcPr>
          <w:p w14:paraId="0DEA7D76" w14:textId="6B458615" w:rsidR="0072478B" w:rsidRPr="00B85E8A" w:rsidRDefault="0072478B" w:rsidP="005C28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F2E5C">
              <w:rPr>
                <w:rFonts w:cstheme="minorHAnsi"/>
              </w:rPr>
              <w:t>Controller</w:t>
            </w:r>
          </w:p>
        </w:tc>
      </w:tr>
      <w:tr w:rsidR="00800CC9" w:rsidRPr="00B85E8A" w14:paraId="61920295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7BBCE354" w14:textId="4E7E2C4E" w:rsidR="0072478B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nextTarget</w:t>
            </w:r>
            <w:proofErr w:type="spellEnd"/>
          </w:p>
        </w:tc>
        <w:tc>
          <w:tcPr>
            <w:tcW w:w="2977" w:type="dxa"/>
            <w:vAlign w:val="center"/>
          </w:tcPr>
          <w:p w14:paraId="186A0913" w14:textId="7BDC3484" w:rsidR="0072478B" w:rsidRPr="00B85E8A" w:rsidRDefault="00887335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36EAE59C" w14:textId="1F9992EC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private</w:t>
            </w:r>
            <w:proofErr w:type="spellEnd"/>
          </w:p>
        </w:tc>
        <w:tc>
          <w:tcPr>
            <w:tcW w:w="1275" w:type="dxa"/>
            <w:vAlign w:val="center"/>
          </w:tcPr>
          <w:p w14:paraId="6C7764FD" w14:textId="2519193D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3B6A3D83" w14:textId="4EE9F1CE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  <w:vAlign w:val="center"/>
          </w:tcPr>
          <w:p w14:paraId="75C6B150" w14:textId="54F614A8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</w:t>
            </w:r>
          </w:p>
        </w:tc>
      </w:tr>
      <w:tr w:rsidR="00800CC9" w:rsidRPr="00B85E8A" w14:paraId="253FBB5D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3BABE9C" w14:textId="26CA6DB9" w:rsidR="0072478B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onCircleClick</w:t>
            </w:r>
            <w:proofErr w:type="spellEnd"/>
          </w:p>
        </w:tc>
        <w:tc>
          <w:tcPr>
            <w:tcW w:w="2977" w:type="dxa"/>
            <w:vAlign w:val="center"/>
          </w:tcPr>
          <w:p w14:paraId="2E2F1CC6" w14:textId="49D799DF" w:rsidR="0072478B" w:rsidRPr="00B85E8A" w:rsidRDefault="00887335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606F90F3" w14:textId="2992FD14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33189CE2" w14:textId="247D2BC1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52476570" w14:textId="55EFF1FE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QPointF</w:t>
            </w:r>
            <w:proofErr w:type="spellEnd"/>
          </w:p>
        </w:tc>
        <w:tc>
          <w:tcPr>
            <w:tcW w:w="1134" w:type="dxa"/>
            <w:vAlign w:val="center"/>
          </w:tcPr>
          <w:p w14:paraId="180B63A4" w14:textId="2DFF6705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</w:t>
            </w:r>
          </w:p>
        </w:tc>
      </w:tr>
      <w:tr w:rsidR="00800CC9" w:rsidRPr="00B85E8A" w14:paraId="2338EFA4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7ED97299" w14:textId="6B17079E" w:rsidR="0072478B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resetTest</w:t>
            </w:r>
            <w:proofErr w:type="spellEnd"/>
          </w:p>
        </w:tc>
        <w:tc>
          <w:tcPr>
            <w:tcW w:w="2977" w:type="dxa"/>
            <w:vAlign w:val="center"/>
          </w:tcPr>
          <w:p w14:paraId="770E65F1" w14:textId="6F36EBD5" w:rsidR="0072478B" w:rsidRPr="00B85E8A" w:rsidRDefault="00887335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7E69D33F" w14:textId="5A754BE6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3CDA0C1A" w14:textId="710462DA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140F10CC" w14:textId="1968D507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  <w:vAlign w:val="center"/>
          </w:tcPr>
          <w:p w14:paraId="2104234D" w14:textId="3A200927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</w:t>
            </w:r>
          </w:p>
        </w:tc>
      </w:tr>
      <w:tr w:rsidR="00800CC9" w:rsidRPr="00B85E8A" w14:paraId="1F3F1960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6D89160" w14:textId="18D5FB19" w:rsidR="0072478B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init</w:t>
            </w:r>
          </w:p>
        </w:tc>
        <w:tc>
          <w:tcPr>
            <w:tcW w:w="2977" w:type="dxa"/>
            <w:vAlign w:val="center"/>
          </w:tcPr>
          <w:p w14:paraId="7D4DE54A" w14:textId="77777777" w:rsidR="0072478B" w:rsidRPr="00B85E8A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  <w:vAlign w:val="center"/>
          </w:tcPr>
          <w:p w14:paraId="30624AC9" w14:textId="60EDAAFE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45DBC115" w14:textId="505139EF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1A8B2816" w14:textId="65C12729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  <w:vAlign w:val="center"/>
          </w:tcPr>
          <w:p w14:paraId="678D8538" w14:textId="7A0BEAF1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</w:t>
            </w:r>
          </w:p>
        </w:tc>
      </w:tr>
      <w:tr w:rsidR="00800CC9" w:rsidRPr="00B85E8A" w14:paraId="136D0426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C8254DF" w14:textId="76B5C238" w:rsidR="0072478B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computeGraph</w:t>
            </w:r>
            <w:proofErr w:type="spellEnd"/>
          </w:p>
        </w:tc>
        <w:tc>
          <w:tcPr>
            <w:tcW w:w="2977" w:type="dxa"/>
            <w:vAlign w:val="center"/>
          </w:tcPr>
          <w:p w14:paraId="3EFEC82D" w14:textId="77777777" w:rsidR="0072478B" w:rsidRPr="00B85E8A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  <w:vAlign w:val="center"/>
          </w:tcPr>
          <w:p w14:paraId="4F524608" w14:textId="18C5B675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22557906" w14:textId="57285FAA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4410A608" w14:textId="3E0843E2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  <w:vAlign w:val="center"/>
          </w:tcPr>
          <w:p w14:paraId="4DBE6C5A" w14:textId="36410E39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</w:t>
            </w:r>
          </w:p>
        </w:tc>
      </w:tr>
      <w:tr w:rsidR="00800CC9" w:rsidRPr="00B85E8A" w14:paraId="0B44802C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66484B2" w14:textId="04988013" w:rsidR="0072478B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getCirclesLeft</w:t>
            </w:r>
            <w:proofErr w:type="spellEnd"/>
          </w:p>
        </w:tc>
        <w:tc>
          <w:tcPr>
            <w:tcW w:w="2977" w:type="dxa"/>
            <w:vAlign w:val="center"/>
          </w:tcPr>
          <w:p w14:paraId="69437362" w14:textId="52746B1C" w:rsidR="0072478B" w:rsidRPr="00B85E8A" w:rsidRDefault="008A1715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5BAE64D2" w14:textId="73F5545B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4C5EAD8C" w14:textId="65D1E9EB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701" w:type="dxa"/>
            <w:vAlign w:val="center"/>
          </w:tcPr>
          <w:p w14:paraId="6734A4DB" w14:textId="5E2115D5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  <w:vAlign w:val="center"/>
          </w:tcPr>
          <w:p w14:paraId="69A54CF5" w14:textId="78CB5F1F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</w:t>
            </w:r>
          </w:p>
        </w:tc>
      </w:tr>
      <w:tr w:rsidR="00800CC9" w:rsidRPr="00B85E8A" w14:paraId="534433F7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0BC75AD" w14:textId="7B653C7D" w:rsidR="0072478B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isTestStarted</w:t>
            </w:r>
            <w:proofErr w:type="spellEnd"/>
          </w:p>
        </w:tc>
        <w:tc>
          <w:tcPr>
            <w:tcW w:w="2977" w:type="dxa"/>
            <w:vAlign w:val="center"/>
          </w:tcPr>
          <w:p w14:paraId="18FB3DB9" w14:textId="573DE10B" w:rsidR="0072478B" w:rsidRPr="00B85E8A" w:rsidRDefault="008A1715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797BADCE" w14:textId="25B22D8F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18C7C29B" w14:textId="04C57C5B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bool</w:t>
            </w:r>
            <w:proofErr w:type="spellEnd"/>
          </w:p>
        </w:tc>
        <w:tc>
          <w:tcPr>
            <w:tcW w:w="1701" w:type="dxa"/>
            <w:vAlign w:val="center"/>
          </w:tcPr>
          <w:p w14:paraId="42817712" w14:textId="364F7953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  <w:vAlign w:val="center"/>
          </w:tcPr>
          <w:p w14:paraId="7BC1C14E" w14:textId="0E550764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</w:t>
            </w:r>
          </w:p>
        </w:tc>
      </w:tr>
      <w:tr w:rsidR="00800CC9" w:rsidRPr="00B85E8A" w14:paraId="792FCA33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339277C" w14:textId="1BF8FDD7" w:rsidR="0072478B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isInLastCircle</w:t>
            </w:r>
            <w:proofErr w:type="spellEnd"/>
          </w:p>
        </w:tc>
        <w:tc>
          <w:tcPr>
            <w:tcW w:w="2977" w:type="dxa"/>
            <w:vAlign w:val="center"/>
          </w:tcPr>
          <w:p w14:paraId="22ACA9D9" w14:textId="7BEF54F5" w:rsidR="0072478B" w:rsidRPr="00B85E8A" w:rsidRDefault="008A1715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54FCAF97" w14:textId="67EB379C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7CE911D0" w14:textId="3BBFF49C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bool</w:t>
            </w:r>
            <w:proofErr w:type="spellEnd"/>
          </w:p>
        </w:tc>
        <w:tc>
          <w:tcPr>
            <w:tcW w:w="1701" w:type="dxa"/>
            <w:vAlign w:val="center"/>
          </w:tcPr>
          <w:p w14:paraId="145D503A" w14:textId="14CAF400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QPointF</w:t>
            </w:r>
            <w:proofErr w:type="spellEnd"/>
          </w:p>
        </w:tc>
        <w:tc>
          <w:tcPr>
            <w:tcW w:w="1134" w:type="dxa"/>
            <w:vAlign w:val="center"/>
          </w:tcPr>
          <w:p w14:paraId="5ADB77B1" w14:textId="6F09351B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</w:t>
            </w:r>
          </w:p>
        </w:tc>
      </w:tr>
      <w:tr w:rsidR="00800CC9" w:rsidRPr="00B85E8A" w14:paraId="3149F8F9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7D6FEF67" w14:textId="61C421E2" w:rsidR="0072478B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mouseClicked</w:t>
            </w:r>
            <w:proofErr w:type="spellEnd"/>
          </w:p>
        </w:tc>
        <w:tc>
          <w:tcPr>
            <w:tcW w:w="2977" w:type="dxa"/>
            <w:vAlign w:val="center"/>
          </w:tcPr>
          <w:p w14:paraId="4A4040D2" w14:textId="536424FB" w:rsidR="0072478B" w:rsidRPr="00B85E8A" w:rsidRDefault="003701D7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1E03A29D" w14:textId="6D122AA1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public </w:t>
            </w:r>
            <w:proofErr w:type="spellStart"/>
            <w:r>
              <w:rPr>
                <w:rFonts w:cstheme="minorHAnsi"/>
              </w:rPr>
              <w:t>signals</w:t>
            </w:r>
            <w:proofErr w:type="spellEnd"/>
          </w:p>
        </w:tc>
        <w:tc>
          <w:tcPr>
            <w:tcW w:w="1275" w:type="dxa"/>
            <w:vAlign w:val="center"/>
          </w:tcPr>
          <w:p w14:paraId="0C823136" w14:textId="3ACA93F6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79A6A5BA" w14:textId="0FD9EB68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int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134" w:type="dxa"/>
            <w:vAlign w:val="center"/>
          </w:tcPr>
          <w:p w14:paraId="0930CADB" w14:textId="445AB446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View</w:t>
            </w:r>
          </w:p>
        </w:tc>
      </w:tr>
      <w:tr w:rsidR="00800CC9" w:rsidRPr="00B85E8A" w14:paraId="54A489C9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CD2D074" w14:textId="7C46208C" w:rsidR="0072478B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mousePressEvent</w:t>
            </w:r>
            <w:proofErr w:type="spellEnd"/>
          </w:p>
        </w:tc>
        <w:tc>
          <w:tcPr>
            <w:tcW w:w="2977" w:type="dxa"/>
            <w:vAlign w:val="center"/>
          </w:tcPr>
          <w:p w14:paraId="4E93CA1B" w14:textId="43EBA2C7" w:rsidR="0072478B" w:rsidRPr="00B85E8A" w:rsidRDefault="003701D7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  <w:vAlign w:val="center"/>
          </w:tcPr>
          <w:p w14:paraId="16BD5117" w14:textId="27E12B45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protected</w:t>
            </w:r>
            <w:proofErr w:type="spellEnd"/>
          </w:p>
        </w:tc>
        <w:tc>
          <w:tcPr>
            <w:tcW w:w="1275" w:type="dxa"/>
            <w:vAlign w:val="center"/>
          </w:tcPr>
          <w:p w14:paraId="77DCACAE" w14:textId="4E07ADDE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67D97A6E" w14:textId="74FFFC3B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QMouseEvent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  <w:vAlign w:val="center"/>
          </w:tcPr>
          <w:p w14:paraId="1D3ACB78" w14:textId="6F2CA9EB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View</w:t>
            </w:r>
          </w:p>
        </w:tc>
      </w:tr>
      <w:tr w:rsidR="00800CC9" w:rsidRPr="00B85E8A" w14:paraId="5958D4E3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44E27E1" w14:textId="5EBDB004" w:rsidR="0072478B" w:rsidRDefault="0072478B" w:rsidP="0055117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initWindows</w:t>
            </w:r>
            <w:proofErr w:type="spellEnd"/>
          </w:p>
        </w:tc>
        <w:tc>
          <w:tcPr>
            <w:tcW w:w="2977" w:type="dxa"/>
            <w:vAlign w:val="center"/>
          </w:tcPr>
          <w:p w14:paraId="355CAE1E" w14:textId="0C92729A" w:rsidR="0072478B" w:rsidRPr="00B85E8A" w:rsidRDefault="00EE7AD2" w:rsidP="00551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</w:tcPr>
          <w:p w14:paraId="3F908466" w14:textId="2CE98A91" w:rsidR="0072478B" w:rsidRDefault="0072478B" w:rsidP="00551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09FF"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26340C2E" w14:textId="3CA232E3" w:rsidR="0072478B" w:rsidRDefault="0072478B" w:rsidP="00551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35C4135C" w14:textId="4228D168" w:rsidR="0072478B" w:rsidRDefault="0072478B" w:rsidP="00551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controller</w:t>
            </w:r>
            <w:proofErr w:type="spellEnd"/>
            <w:r>
              <w:rPr>
                <w:rFonts w:cstheme="minorHAnsi"/>
              </w:rPr>
              <w:t>*, model*</w:t>
            </w:r>
          </w:p>
        </w:tc>
        <w:tc>
          <w:tcPr>
            <w:tcW w:w="1134" w:type="dxa"/>
          </w:tcPr>
          <w:p w14:paraId="3E27714F" w14:textId="5393051B" w:rsidR="0072478B" w:rsidRDefault="0072478B" w:rsidP="00551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837E9">
              <w:rPr>
                <w:rFonts w:cstheme="minorHAnsi"/>
              </w:rPr>
              <w:t>View</w:t>
            </w:r>
          </w:p>
        </w:tc>
      </w:tr>
      <w:tr w:rsidR="00800CC9" w:rsidRPr="00B85E8A" w14:paraId="1FC15B16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05C3C29" w14:textId="7AFF7A48" w:rsidR="0072478B" w:rsidRDefault="0072478B" w:rsidP="0055117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updateTestMsg</w:t>
            </w:r>
            <w:proofErr w:type="spellEnd"/>
          </w:p>
        </w:tc>
        <w:tc>
          <w:tcPr>
            <w:tcW w:w="2977" w:type="dxa"/>
            <w:vAlign w:val="center"/>
          </w:tcPr>
          <w:p w14:paraId="7D7CE195" w14:textId="090070CE" w:rsidR="0072478B" w:rsidRPr="00B85E8A" w:rsidRDefault="00C32B9B" w:rsidP="00551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</w:tcPr>
          <w:p w14:paraId="3AE71886" w14:textId="1675AFED" w:rsidR="0072478B" w:rsidRDefault="0072478B" w:rsidP="00551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09FF"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4EA4AF36" w14:textId="4427A6F2" w:rsidR="0072478B" w:rsidRDefault="0072478B" w:rsidP="00551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1EE27EFD" w14:textId="24E7869B" w:rsidR="0072478B" w:rsidRDefault="0072478B" w:rsidP="00551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model*</w:t>
            </w:r>
          </w:p>
        </w:tc>
        <w:tc>
          <w:tcPr>
            <w:tcW w:w="1134" w:type="dxa"/>
          </w:tcPr>
          <w:p w14:paraId="722E779D" w14:textId="4A37C928" w:rsidR="0072478B" w:rsidRDefault="0072478B" w:rsidP="00551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837E9">
              <w:rPr>
                <w:rFonts w:cstheme="minorHAnsi"/>
              </w:rPr>
              <w:t>View</w:t>
            </w:r>
          </w:p>
        </w:tc>
      </w:tr>
      <w:tr w:rsidR="00800CC9" w:rsidRPr="00B85E8A" w14:paraId="2C86FAE2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25009406" w14:textId="37983B4E" w:rsidR="0072478B" w:rsidRDefault="0072478B" w:rsidP="0055117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getTestSceneHeight</w:t>
            </w:r>
            <w:proofErr w:type="spellEnd"/>
          </w:p>
        </w:tc>
        <w:tc>
          <w:tcPr>
            <w:tcW w:w="2977" w:type="dxa"/>
            <w:vAlign w:val="center"/>
          </w:tcPr>
          <w:p w14:paraId="223B831F" w14:textId="70F45172" w:rsidR="0072478B" w:rsidRPr="00B85E8A" w:rsidRDefault="00C32B9B" w:rsidP="00551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</w:tcPr>
          <w:p w14:paraId="6022070A" w14:textId="3BEAC302" w:rsidR="0072478B" w:rsidRDefault="0072478B" w:rsidP="00551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09FF"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1474EF1D" w14:textId="5AFF8AF1" w:rsidR="0072478B" w:rsidRDefault="0072478B" w:rsidP="00551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701" w:type="dxa"/>
            <w:vAlign w:val="center"/>
          </w:tcPr>
          <w:p w14:paraId="6505F543" w14:textId="3907FFE2" w:rsidR="0072478B" w:rsidRDefault="0072478B" w:rsidP="00551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</w:tcPr>
          <w:p w14:paraId="309F015A" w14:textId="592CD008" w:rsidR="0072478B" w:rsidRDefault="0072478B" w:rsidP="005511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837E9">
              <w:rPr>
                <w:rFonts w:cstheme="minorHAnsi"/>
              </w:rPr>
              <w:t>View</w:t>
            </w:r>
          </w:p>
        </w:tc>
      </w:tr>
      <w:tr w:rsidR="00800CC9" w:rsidRPr="00B85E8A" w14:paraId="6EFDD736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2A14AF04" w14:textId="46D02ED6" w:rsidR="0072478B" w:rsidRDefault="0072478B" w:rsidP="0055117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getTestSceneWidth</w:t>
            </w:r>
            <w:proofErr w:type="spellEnd"/>
          </w:p>
        </w:tc>
        <w:tc>
          <w:tcPr>
            <w:tcW w:w="2977" w:type="dxa"/>
            <w:vAlign w:val="center"/>
          </w:tcPr>
          <w:p w14:paraId="768AEC4A" w14:textId="67E56E9C" w:rsidR="0072478B" w:rsidRPr="00B85E8A" w:rsidRDefault="00C32B9B" w:rsidP="00551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</w:tcPr>
          <w:p w14:paraId="4A97C9CB" w14:textId="3847E823" w:rsidR="0072478B" w:rsidRDefault="0072478B" w:rsidP="00551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09FF">
              <w:rPr>
                <w:rFonts w:cstheme="minorHAnsi"/>
              </w:rPr>
              <w:t>public</w:t>
            </w:r>
          </w:p>
        </w:tc>
        <w:tc>
          <w:tcPr>
            <w:tcW w:w="1275" w:type="dxa"/>
            <w:vAlign w:val="center"/>
          </w:tcPr>
          <w:p w14:paraId="3C2554C7" w14:textId="782B4831" w:rsidR="0072478B" w:rsidRDefault="0072478B" w:rsidP="00551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701" w:type="dxa"/>
            <w:vAlign w:val="center"/>
          </w:tcPr>
          <w:p w14:paraId="7F321C92" w14:textId="1F47842B" w:rsidR="0072478B" w:rsidRDefault="0072478B" w:rsidP="00551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</w:tcPr>
          <w:p w14:paraId="407F1BC7" w14:textId="2735AE35" w:rsidR="0072478B" w:rsidRDefault="0072478B" w:rsidP="005511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837E9">
              <w:rPr>
                <w:rFonts w:cstheme="minorHAnsi"/>
              </w:rPr>
              <w:t>View</w:t>
            </w:r>
          </w:p>
        </w:tc>
      </w:tr>
      <w:tr w:rsidR="00800CC9" w:rsidRPr="00B85E8A" w14:paraId="658E2312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9B2F96A" w14:textId="78BA6060" w:rsidR="0072478B" w:rsidRDefault="0072478B" w:rsidP="00667CED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drawCircle</w:t>
            </w:r>
            <w:proofErr w:type="spellEnd"/>
          </w:p>
        </w:tc>
        <w:tc>
          <w:tcPr>
            <w:tcW w:w="2977" w:type="dxa"/>
            <w:vAlign w:val="center"/>
          </w:tcPr>
          <w:p w14:paraId="02171B52" w14:textId="67D13B99" w:rsidR="0072478B" w:rsidRPr="00B85E8A" w:rsidRDefault="00C32B9B" w:rsidP="00667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</w:tcPr>
          <w:p w14:paraId="4B7FDB06" w14:textId="39A15A56" w:rsidR="0072478B" w:rsidRDefault="0072478B" w:rsidP="00667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A09FF">
              <w:rPr>
                <w:rFonts w:cstheme="minorHAnsi"/>
              </w:rPr>
              <w:t>public</w:t>
            </w:r>
          </w:p>
        </w:tc>
        <w:tc>
          <w:tcPr>
            <w:tcW w:w="1275" w:type="dxa"/>
          </w:tcPr>
          <w:p w14:paraId="030264E7" w14:textId="6F14C74C" w:rsidR="0072478B" w:rsidRDefault="0072478B" w:rsidP="00667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1106A1"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0DE5B5BB" w14:textId="50C0212D" w:rsidR="0072478B" w:rsidRDefault="0072478B" w:rsidP="00667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QPoint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134" w:type="dxa"/>
          </w:tcPr>
          <w:p w14:paraId="4079892C" w14:textId="5168DEED" w:rsidR="0072478B" w:rsidRDefault="0072478B" w:rsidP="00667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837E9">
              <w:rPr>
                <w:rFonts w:cstheme="minorHAnsi"/>
              </w:rPr>
              <w:t>View</w:t>
            </w:r>
          </w:p>
        </w:tc>
      </w:tr>
      <w:tr w:rsidR="00800CC9" w:rsidRPr="00B85E8A" w14:paraId="1C3890A6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619F611" w14:textId="79F4E950" w:rsidR="0072478B" w:rsidRDefault="0072478B" w:rsidP="00667CED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PrintResults</w:t>
            </w:r>
            <w:proofErr w:type="spellEnd"/>
          </w:p>
        </w:tc>
        <w:tc>
          <w:tcPr>
            <w:tcW w:w="2977" w:type="dxa"/>
            <w:vAlign w:val="center"/>
          </w:tcPr>
          <w:p w14:paraId="2D019A3A" w14:textId="60E8501F" w:rsidR="0072478B" w:rsidRPr="00B85E8A" w:rsidRDefault="00C32B9B" w:rsidP="00667C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Méthode éponyme</w:t>
            </w:r>
          </w:p>
        </w:tc>
        <w:tc>
          <w:tcPr>
            <w:tcW w:w="1418" w:type="dxa"/>
          </w:tcPr>
          <w:p w14:paraId="31865F42" w14:textId="7E1363FD" w:rsidR="0072478B" w:rsidRDefault="0072478B" w:rsidP="00667C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A09FF">
              <w:rPr>
                <w:rFonts w:cstheme="minorHAnsi"/>
              </w:rPr>
              <w:t>public</w:t>
            </w:r>
          </w:p>
        </w:tc>
        <w:tc>
          <w:tcPr>
            <w:tcW w:w="1275" w:type="dxa"/>
          </w:tcPr>
          <w:p w14:paraId="0B01337B" w14:textId="0B2E9976" w:rsidR="0072478B" w:rsidRDefault="0072478B" w:rsidP="00667C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1106A1"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4820BA9E" w14:textId="440CFCF2" w:rsidR="0072478B" w:rsidRDefault="0072478B" w:rsidP="00667C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QList</w:t>
            </w:r>
            <w:proofErr w:type="spellEnd"/>
            <w:r>
              <w:rPr>
                <w:rFonts w:cstheme="minorHAnsi"/>
              </w:rPr>
              <w:t>&lt;</w:t>
            </w:r>
            <w:proofErr w:type="spellStart"/>
            <w:r>
              <w:rPr>
                <w:rFonts w:cstheme="minorHAnsi"/>
              </w:rPr>
              <w:t>QPointF</w:t>
            </w:r>
            <w:proofErr w:type="spellEnd"/>
            <w:r>
              <w:rPr>
                <w:rFonts w:cstheme="minorHAnsi"/>
              </w:rPr>
              <w:t xml:space="preserve">&gt;, </w:t>
            </w:r>
            <w:proofErr w:type="spellStart"/>
            <w:r>
              <w:rPr>
                <w:rFonts w:cstheme="minorHAnsi"/>
              </w:rPr>
              <w:t>QList</w:t>
            </w:r>
            <w:proofErr w:type="spellEnd"/>
            <w:r>
              <w:rPr>
                <w:rFonts w:cstheme="minorHAnsi"/>
              </w:rPr>
              <w:t>&lt;</w:t>
            </w:r>
            <w:proofErr w:type="spellStart"/>
            <w:r>
              <w:rPr>
                <w:rFonts w:cstheme="minorHAnsi"/>
              </w:rPr>
              <w:t>QPointF</w:t>
            </w:r>
            <w:proofErr w:type="spellEnd"/>
            <w:r>
              <w:rPr>
                <w:rFonts w:cstheme="minorHAnsi"/>
              </w:rPr>
              <w:t>&gt;</w:t>
            </w:r>
          </w:p>
        </w:tc>
        <w:tc>
          <w:tcPr>
            <w:tcW w:w="1134" w:type="dxa"/>
          </w:tcPr>
          <w:p w14:paraId="2AA41D6F" w14:textId="3F3D025D" w:rsidR="0072478B" w:rsidRDefault="0072478B" w:rsidP="00667C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837E9">
              <w:rPr>
                <w:rFonts w:cstheme="minorHAnsi"/>
              </w:rPr>
              <w:t>View</w:t>
            </w:r>
          </w:p>
        </w:tc>
      </w:tr>
      <w:tr w:rsidR="00800CC9" w:rsidRPr="00B85E8A" w14:paraId="772C311B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56BF4B0" w14:textId="6B7D9BE3" w:rsidR="0072478B" w:rsidRDefault="0072478B" w:rsidP="0090336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getNbCibleSpin</w:t>
            </w:r>
            <w:proofErr w:type="spellEnd"/>
          </w:p>
        </w:tc>
        <w:tc>
          <w:tcPr>
            <w:tcW w:w="2977" w:type="dxa"/>
            <w:vAlign w:val="center"/>
          </w:tcPr>
          <w:p w14:paraId="1996C6B4" w14:textId="77777777" w:rsidR="0072478B" w:rsidRPr="00B85E8A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85194CC" w14:textId="53609A53" w:rsidR="0072478B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2393B">
              <w:rPr>
                <w:rFonts w:cstheme="minorHAnsi"/>
              </w:rPr>
              <w:t>public</w:t>
            </w:r>
          </w:p>
        </w:tc>
        <w:tc>
          <w:tcPr>
            <w:tcW w:w="1275" w:type="dxa"/>
          </w:tcPr>
          <w:p w14:paraId="7CC632CB" w14:textId="6997F005" w:rsidR="0072478B" w:rsidRPr="001106A1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20CF0">
              <w:rPr>
                <w:rFonts w:cstheme="minorHAnsi"/>
              </w:rPr>
              <w:t>QSpinBox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701" w:type="dxa"/>
          </w:tcPr>
          <w:p w14:paraId="5A978A09" w14:textId="23C12628" w:rsidR="0072478B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B7353"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</w:tcPr>
          <w:p w14:paraId="02975184" w14:textId="5B597E38" w:rsidR="0072478B" w:rsidRPr="009837E9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4604A">
              <w:rPr>
                <w:rFonts w:cstheme="minorHAnsi"/>
              </w:rPr>
              <w:t>View</w:t>
            </w:r>
          </w:p>
        </w:tc>
      </w:tr>
      <w:tr w:rsidR="00800CC9" w:rsidRPr="00B85E8A" w14:paraId="2E7B7B1F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9009AA4" w14:textId="3C0A6B3D" w:rsidR="0072478B" w:rsidRDefault="0072478B" w:rsidP="0090336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getTailleMinSpin</w:t>
            </w:r>
            <w:proofErr w:type="spellEnd"/>
          </w:p>
        </w:tc>
        <w:tc>
          <w:tcPr>
            <w:tcW w:w="2977" w:type="dxa"/>
            <w:vAlign w:val="center"/>
          </w:tcPr>
          <w:p w14:paraId="07397766" w14:textId="77777777" w:rsidR="0072478B" w:rsidRPr="00B85E8A" w:rsidRDefault="0072478B" w:rsidP="009033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2A63429" w14:textId="3C0D31BA" w:rsidR="0072478B" w:rsidRDefault="0072478B" w:rsidP="009033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2393B">
              <w:rPr>
                <w:rFonts w:cstheme="minorHAnsi"/>
              </w:rPr>
              <w:t>public</w:t>
            </w:r>
          </w:p>
        </w:tc>
        <w:tc>
          <w:tcPr>
            <w:tcW w:w="1275" w:type="dxa"/>
          </w:tcPr>
          <w:p w14:paraId="7D2BD3E5" w14:textId="7021317B" w:rsidR="0072478B" w:rsidRPr="001106A1" w:rsidRDefault="0072478B" w:rsidP="009033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20CF0">
              <w:rPr>
                <w:rFonts w:cstheme="minorHAnsi"/>
              </w:rPr>
              <w:t>QSpinBox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701" w:type="dxa"/>
          </w:tcPr>
          <w:p w14:paraId="156CF194" w14:textId="43E196B6" w:rsidR="0072478B" w:rsidRDefault="0072478B" w:rsidP="009033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B7353"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</w:tcPr>
          <w:p w14:paraId="0F7C7823" w14:textId="134C03D0" w:rsidR="0072478B" w:rsidRPr="009837E9" w:rsidRDefault="0072478B" w:rsidP="009033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4604A">
              <w:rPr>
                <w:rFonts w:cstheme="minorHAnsi"/>
              </w:rPr>
              <w:t>View</w:t>
            </w:r>
          </w:p>
        </w:tc>
      </w:tr>
      <w:tr w:rsidR="00800CC9" w:rsidRPr="00B85E8A" w14:paraId="1526E3E9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A69C399" w14:textId="73806E43" w:rsidR="0072478B" w:rsidRDefault="0072478B" w:rsidP="0090336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getTailleMaxSpin</w:t>
            </w:r>
            <w:proofErr w:type="spellEnd"/>
          </w:p>
        </w:tc>
        <w:tc>
          <w:tcPr>
            <w:tcW w:w="2977" w:type="dxa"/>
            <w:vAlign w:val="center"/>
          </w:tcPr>
          <w:p w14:paraId="0681906A" w14:textId="77777777" w:rsidR="0072478B" w:rsidRPr="00B85E8A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38DDF17" w14:textId="613982A9" w:rsidR="0072478B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2393B">
              <w:rPr>
                <w:rFonts w:cstheme="minorHAnsi"/>
              </w:rPr>
              <w:t>public</w:t>
            </w:r>
          </w:p>
        </w:tc>
        <w:tc>
          <w:tcPr>
            <w:tcW w:w="1275" w:type="dxa"/>
          </w:tcPr>
          <w:p w14:paraId="64B4521D" w14:textId="44743272" w:rsidR="0072478B" w:rsidRPr="001106A1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20CF0">
              <w:rPr>
                <w:rFonts w:cstheme="minorHAnsi"/>
              </w:rPr>
              <w:t>QSpinBox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701" w:type="dxa"/>
          </w:tcPr>
          <w:p w14:paraId="74BF1DCA" w14:textId="405F9737" w:rsidR="0072478B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B7353"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</w:tcPr>
          <w:p w14:paraId="62E6C6DE" w14:textId="663AF164" w:rsidR="0072478B" w:rsidRPr="009837E9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4604A">
              <w:rPr>
                <w:rFonts w:cstheme="minorHAnsi"/>
              </w:rPr>
              <w:t>View</w:t>
            </w:r>
          </w:p>
        </w:tc>
      </w:tr>
      <w:tr w:rsidR="00800CC9" w:rsidRPr="00B85E8A" w14:paraId="05A8CC14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20CD98BB" w14:textId="4397FD7D" w:rsidR="0072478B" w:rsidRDefault="0072478B" w:rsidP="0090336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getASpin</w:t>
            </w:r>
            <w:proofErr w:type="spellEnd"/>
          </w:p>
        </w:tc>
        <w:tc>
          <w:tcPr>
            <w:tcW w:w="2977" w:type="dxa"/>
            <w:vAlign w:val="center"/>
          </w:tcPr>
          <w:p w14:paraId="0A68F95B" w14:textId="77777777" w:rsidR="0072478B" w:rsidRPr="00B85E8A" w:rsidRDefault="0072478B" w:rsidP="009033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7832CD1B" w14:textId="76568248" w:rsidR="0072478B" w:rsidRDefault="0072478B" w:rsidP="009033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2393B">
              <w:rPr>
                <w:rFonts w:cstheme="minorHAnsi"/>
              </w:rPr>
              <w:t>public</w:t>
            </w:r>
          </w:p>
        </w:tc>
        <w:tc>
          <w:tcPr>
            <w:tcW w:w="1275" w:type="dxa"/>
          </w:tcPr>
          <w:p w14:paraId="4FF375BA" w14:textId="38C01582" w:rsidR="0072478B" w:rsidRPr="001106A1" w:rsidRDefault="0072478B" w:rsidP="009033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20CF0">
              <w:rPr>
                <w:rFonts w:cstheme="minorHAnsi"/>
              </w:rPr>
              <w:t>QSpinBox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701" w:type="dxa"/>
          </w:tcPr>
          <w:p w14:paraId="49F83038" w14:textId="2E38DD51" w:rsidR="0072478B" w:rsidRDefault="0072478B" w:rsidP="009033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B7353"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</w:tcPr>
          <w:p w14:paraId="515EB167" w14:textId="7E4B7752" w:rsidR="0072478B" w:rsidRPr="009837E9" w:rsidRDefault="0072478B" w:rsidP="009033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4604A">
              <w:rPr>
                <w:rFonts w:cstheme="minorHAnsi"/>
              </w:rPr>
              <w:t>View</w:t>
            </w:r>
          </w:p>
        </w:tc>
      </w:tr>
      <w:tr w:rsidR="00800CC9" w:rsidRPr="00B85E8A" w14:paraId="73ADE9A4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65D0C1F" w14:textId="22B1A026" w:rsidR="0072478B" w:rsidRDefault="0072478B" w:rsidP="0090336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getBSpin</w:t>
            </w:r>
            <w:proofErr w:type="spellEnd"/>
          </w:p>
        </w:tc>
        <w:tc>
          <w:tcPr>
            <w:tcW w:w="2977" w:type="dxa"/>
            <w:vAlign w:val="center"/>
          </w:tcPr>
          <w:p w14:paraId="2AA6C992" w14:textId="77777777" w:rsidR="0072478B" w:rsidRPr="00B85E8A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5B8FA461" w14:textId="6FD0EBC8" w:rsidR="0072478B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2393B">
              <w:rPr>
                <w:rFonts w:cstheme="minorHAnsi"/>
              </w:rPr>
              <w:t>public</w:t>
            </w:r>
          </w:p>
        </w:tc>
        <w:tc>
          <w:tcPr>
            <w:tcW w:w="1275" w:type="dxa"/>
          </w:tcPr>
          <w:p w14:paraId="30A1FBE0" w14:textId="3C05EAC1" w:rsidR="0072478B" w:rsidRPr="001106A1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20CF0">
              <w:rPr>
                <w:rFonts w:cstheme="minorHAnsi"/>
              </w:rPr>
              <w:t>QSpinBox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701" w:type="dxa"/>
          </w:tcPr>
          <w:p w14:paraId="514883A9" w14:textId="568F3914" w:rsidR="0072478B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B7353"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</w:tcPr>
          <w:p w14:paraId="65EFC894" w14:textId="302D7781" w:rsidR="0072478B" w:rsidRPr="009837E9" w:rsidRDefault="0072478B" w:rsidP="009033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4604A">
              <w:rPr>
                <w:rFonts w:cstheme="minorHAnsi"/>
              </w:rPr>
              <w:t>View</w:t>
            </w:r>
          </w:p>
        </w:tc>
      </w:tr>
      <w:tr w:rsidR="00800CC9" w:rsidRPr="00B85E8A" w14:paraId="77653F33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7A241FD3" w14:textId="77777777" w:rsidR="0072478B" w:rsidRDefault="0072478B" w:rsidP="00F6175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on_actionQuitter_triggered</w:t>
            </w:r>
            <w:proofErr w:type="spellEnd"/>
          </w:p>
        </w:tc>
        <w:tc>
          <w:tcPr>
            <w:tcW w:w="2977" w:type="dxa"/>
            <w:vAlign w:val="center"/>
          </w:tcPr>
          <w:p w14:paraId="56E5E201" w14:textId="77777777" w:rsidR="0072478B" w:rsidRPr="00B85E8A" w:rsidRDefault="0072478B" w:rsidP="00F617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  <w:vAlign w:val="center"/>
          </w:tcPr>
          <w:p w14:paraId="4C1C200C" w14:textId="77777777" w:rsidR="0072478B" w:rsidRDefault="0072478B" w:rsidP="00F617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private</w:t>
            </w:r>
            <w:proofErr w:type="spellEnd"/>
            <w:r>
              <w:rPr>
                <w:rFonts w:cstheme="minorHAnsi"/>
              </w:rPr>
              <w:t xml:space="preserve"> slots</w:t>
            </w:r>
          </w:p>
        </w:tc>
        <w:tc>
          <w:tcPr>
            <w:tcW w:w="1275" w:type="dxa"/>
          </w:tcPr>
          <w:p w14:paraId="6E064479" w14:textId="77777777" w:rsidR="0072478B" w:rsidRDefault="0072478B" w:rsidP="00F617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1106A1"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017DC72E" w14:textId="77777777" w:rsidR="0072478B" w:rsidRDefault="0072478B" w:rsidP="00F617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134" w:type="dxa"/>
          </w:tcPr>
          <w:p w14:paraId="514ECE81" w14:textId="77777777" w:rsidR="0072478B" w:rsidRDefault="0072478B" w:rsidP="00F617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837E9">
              <w:rPr>
                <w:rFonts w:cstheme="minorHAnsi"/>
              </w:rPr>
              <w:t>View</w:t>
            </w:r>
          </w:p>
        </w:tc>
      </w:tr>
      <w:tr w:rsidR="00800CC9" w:rsidRPr="00B85E8A" w14:paraId="785FF46E" w14:textId="77777777" w:rsidTr="006944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076F6DF" w14:textId="3C253D26" w:rsidR="0072478B" w:rsidRDefault="0072478B" w:rsidP="00F6175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setupUi</w:t>
            </w:r>
            <w:proofErr w:type="spellEnd"/>
          </w:p>
        </w:tc>
        <w:tc>
          <w:tcPr>
            <w:tcW w:w="2977" w:type="dxa"/>
            <w:vAlign w:val="center"/>
          </w:tcPr>
          <w:p w14:paraId="4EE9ACE4" w14:textId="77777777" w:rsidR="0072478B" w:rsidRPr="00B85E8A" w:rsidRDefault="0072478B" w:rsidP="00F617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  <w:vAlign w:val="center"/>
          </w:tcPr>
          <w:p w14:paraId="759A8589" w14:textId="6B6BC25D" w:rsidR="0072478B" w:rsidRDefault="0072478B" w:rsidP="00F617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275" w:type="dxa"/>
          </w:tcPr>
          <w:p w14:paraId="4401C963" w14:textId="25B828D3" w:rsidR="0072478B" w:rsidRPr="001106A1" w:rsidRDefault="0072478B" w:rsidP="00F617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1397B51B" w14:textId="78E88CB1" w:rsidR="0072478B" w:rsidRDefault="0072478B" w:rsidP="00F617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QMainWindow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3E0B93FE" w14:textId="530767BC" w:rsidR="0072478B" w:rsidRPr="009837E9" w:rsidRDefault="0072478B" w:rsidP="00F617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837E9">
              <w:rPr>
                <w:rFonts w:cstheme="minorHAnsi"/>
              </w:rPr>
              <w:t>View</w:t>
            </w:r>
          </w:p>
        </w:tc>
      </w:tr>
      <w:tr w:rsidR="00800CC9" w:rsidRPr="00B85E8A" w14:paraId="7CB3271F" w14:textId="77777777" w:rsidTr="00694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550446B" w14:textId="6E90BD21" w:rsidR="0072478B" w:rsidRDefault="0072478B" w:rsidP="005A11E7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retranslateUi</w:t>
            </w:r>
            <w:proofErr w:type="spellEnd"/>
          </w:p>
        </w:tc>
        <w:tc>
          <w:tcPr>
            <w:tcW w:w="2977" w:type="dxa"/>
            <w:vAlign w:val="center"/>
          </w:tcPr>
          <w:p w14:paraId="035D9A29" w14:textId="77777777" w:rsidR="0072478B" w:rsidRPr="00B85E8A" w:rsidRDefault="0072478B" w:rsidP="005A11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  <w:vAlign w:val="center"/>
          </w:tcPr>
          <w:p w14:paraId="38EFCFD7" w14:textId="72C801C1" w:rsidR="0072478B" w:rsidRDefault="0072478B" w:rsidP="005A11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275" w:type="dxa"/>
          </w:tcPr>
          <w:p w14:paraId="630546BE" w14:textId="04C69907" w:rsidR="0072478B" w:rsidRPr="001106A1" w:rsidRDefault="0072478B" w:rsidP="005A11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void</w:t>
            </w:r>
            <w:proofErr w:type="spellEnd"/>
          </w:p>
        </w:tc>
        <w:tc>
          <w:tcPr>
            <w:tcW w:w="1701" w:type="dxa"/>
            <w:vAlign w:val="center"/>
          </w:tcPr>
          <w:p w14:paraId="5C77C67B" w14:textId="3A329F11" w:rsidR="0072478B" w:rsidRDefault="0072478B" w:rsidP="005A11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QMainWindow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7A064641" w14:textId="5E23793A" w:rsidR="0072478B" w:rsidRPr="009837E9" w:rsidRDefault="0072478B" w:rsidP="005A11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837E9">
              <w:rPr>
                <w:rFonts w:cstheme="minorHAnsi"/>
              </w:rPr>
              <w:t>View</w:t>
            </w:r>
          </w:p>
        </w:tc>
      </w:tr>
    </w:tbl>
    <w:p w14:paraId="7BEAF930" w14:textId="77777777" w:rsidR="00D97510" w:rsidRDefault="00D97510" w:rsidP="007A7135">
      <w:pPr>
        <w:jc w:val="both"/>
        <w:rPr>
          <w:rFonts w:cstheme="minorHAnsi"/>
          <w:b/>
          <w:bCs/>
          <w:i/>
          <w:iCs/>
        </w:rPr>
      </w:pPr>
    </w:p>
    <w:p w14:paraId="5925FF4E" w14:textId="499BDFF1" w:rsidR="007A7135" w:rsidRPr="005E0B75" w:rsidRDefault="007A7135" w:rsidP="007A7135">
      <w:pPr>
        <w:jc w:val="both"/>
        <w:rPr>
          <w:rFonts w:cstheme="minorHAnsi"/>
          <w:b/>
          <w:bCs/>
          <w:i/>
          <w:iCs/>
        </w:rPr>
      </w:pPr>
      <w:r w:rsidRPr="005E0B75">
        <w:rPr>
          <w:rFonts w:cstheme="minorHAnsi"/>
          <w:b/>
          <w:bCs/>
          <w:i/>
          <w:iCs/>
        </w:rPr>
        <w:lastRenderedPageBreak/>
        <w:t>Dictionnaire des attributs</w:t>
      </w:r>
    </w:p>
    <w:tbl>
      <w:tblPr>
        <w:tblStyle w:val="TableauGrille4-Accentuation1"/>
        <w:tblW w:w="9072" w:type="dxa"/>
        <w:tblInd w:w="-5" w:type="dxa"/>
        <w:tblLook w:val="04A0" w:firstRow="1" w:lastRow="0" w:firstColumn="1" w:lastColumn="0" w:noHBand="0" w:noVBand="1"/>
      </w:tblPr>
      <w:tblGrid>
        <w:gridCol w:w="1451"/>
        <w:gridCol w:w="3085"/>
        <w:gridCol w:w="1560"/>
        <w:gridCol w:w="1842"/>
        <w:gridCol w:w="1134"/>
      </w:tblGrid>
      <w:tr w:rsidR="0072478B" w14:paraId="49C41049" w14:textId="77777777" w:rsidTr="007247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1C036B1" w14:textId="77777777" w:rsidR="0072478B" w:rsidRDefault="0072478B" w:rsidP="001D14D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Nom</w:t>
            </w:r>
          </w:p>
        </w:tc>
        <w:tc>
          <w:tcPr>
            <w:tcW w:w="3085" w:type="dxa"/>
            <w:vAlign w:val="center"/>
          </w:tcPr>
          <w:p w14:paraId="65FEF898" w14:textId="77777777" w:rsidR="0072478B" w:rsidRDefault="0072478B" w:rsidP="001D1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Description</w:t>
            </w:r>
          </w:p>
        </w:tc>
        <w:tc>
          <w:tcPr>
            <w:tcW w:w="1560" w:type="dxa"/>
            <w:vAlign w:val="center"/>
          </w:tcPr>
          <w:p w14:paraId="0193C653" w14:textId="77777777" w:rsidR="0072478B" w:rsidRDefault="0072478B" w:rsidP="001D1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Encapsulation</w:t>
            </w:r>
          </w:p>
        </w:tc>
        <w:tc>
          <w:tcPr>
            <w:tcW w:w="1842" w:type="dxa"/>
            <w:vAlign w:val="center"/>
          </w:tcPr>
          <w:p w14:paraId="1D2C0F3C" w14:textId="77777777" w:rsidR="0072478B" w:rsidRDefault="0072478B" w:rsidP="001D1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Type</w:t>
            </w:r>
          </w:p>
        </w:tc>
        <w:tc>
          <w:tcPr>
            <w:tcW w:w="1134" w:type="dxa"/>
            <w:vAlign w:val="center"/>
          </w:tcPr>
          <w:p w14:paraId="12CE19A7" w14:textId="0A38A372" w:rsidR="0072478B" w:rsidRDefault="0072478B" w:rsidP="001D1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MVC</w:t>
            </w:r>
          </w:p>
        </w:tc>
      </w:tr>
      <w:tr w:rsidR="0072478B" w:rsidRPr="00B85E8A" w14:paraId="39934EBF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01B19172" w14:textId="77777777" w:rsidR="0072478B" w:rsidRPr="00B85E8A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pmodel</w:t>
            </w:r>
            <w:proofErr w:type="spellEnd"/>
          </w:p>
        </w:tc>
        <w:tc>
          <w:tcPr>
            <w:tcW w:w="3085" w:type="dxa"/>
            <w:vAlign w:val="center"/>
          </w:tcPr>
          <w:p w14:paraId="14257C7D" w14:textId="77777777" w:rsidR="0072478B" w:rsidRPr="00B85E8A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7D25721E" w14:textId="77777777" w:rsidR="0072478B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private</w:t>
            </w:r>
            <w:proofErr w:type="spellEnd"/>
          </w:p>
        </w:tc>
        <w:tc>
          <w:tcPr>
            <w:tcW w:w="1842" w:type="dxa"/>
            <w:vAlign w:val="center"/>
          </w:tcPr>
          <w:p w14:paraId="2097EE46" w14:textId="77777777" w:rsidR="0072478B" w:rsidRPr="00B85E8A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model*</w:t>
            </w:r>
          </w:p>
        </w:tc>
        <w:tc>
          <w:tcPr>
            <w:tcW w:w="1134" w:type="dxa"/>
            <w:vAlign w:val="center"/>
          </w:tcPr>
          <w:p w14:paraId="306B82D8" w14:textId="140856EA" w:rsidR="0072478B" w:rsidRPr="00B85E8A" w:rsidRDefault="0072478B" w:rsidP="001D1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Controller</w:t>
            </w:r>
          </w:p>
        </w:tc>
      </w:tr>
      <w:tr w:rsidR="0072478B" w:rsidRPr="00B85E8A" w14:paraId="6C22DAA4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6340B73F" w14:textId="77777777" w:rsidR="0072478B" w:rsidRPr="00B85E8A" w:rsidRDefault="0072478B" w:rsidP="001D14D6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view</w:t>
            </w:r>
            <w:proofErr w:type="spellEnd"/>
          </w:p>
        </w:tc>
        <w:tc>
          <w:tcPr>
            <w:tcW w:w="3085" w:type="dxa"/>
            <w:vAlign w:val="center"/>
          </w:tcPr>
          <w:p w14:paraId="44C2DF20" w14:textId="77777777" w:rsidR="0072478B" w:rsidRPr="00B85E8A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02F6B668" w14:textId="77777777" w:rsidR="0072478B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private</w:t>
            </w:r>
            <w:proofErr w:type="spellEnd"/>
          </w:p>
        </w:tc>
        <w:tc>
          <w:tcPr>
            <w:tcW w:w="1842" w:type="dxa"/>
            <w:vAlign w:val="center"/>
          </w:tcPr>
          <w:p w14:paraId="4DC056D9" w14:textId="77777777" w:rsidR="0072478B" w:rsidRPr="00B85E8A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MainWindow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  <w:vAlign w:val="center"/>
          </w:tcPr>
          <w:p w14:paraId="451385D6" w14:textId="1EB21FB0" w:rsidR="0072478B" w:rsidRPr="00B85E8A" w:rsidRDefault="0072478B" w:rsidP="001D1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Controller</w:t>
            </w:r>
          </w:p>
        </w:tc>
      </w:tr>
      <w:tr w:rsidR="0072478B" w:rsidRPr="00B85E8A" w14:paraId="75DB8371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08BDF56" w14:textId="16C8B3D1" w:rsidR="0072478B" w:rsidRDefault="0072478B" w:rsidP="007B2EF5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clickPoints</w:t>
            </w:r>
            <w:proofErr w:type="spellEnd"/>
          </w:p>
        </w:tc>
        <w:tc>
          <w:tcPr>
            <w:tcW w:w="3085" w:type="dxa"/>
            <w:vAlign w:val="center"/>
          </w:tcPr>
          <w:p w14:paraId="6103B344" w14:textId="77777777" w:rsidR="0072478B" w:rsidRPr="00B85E8A" w:rsidRDefault="0072478B" w:rsidP="007B2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66012D6A" w14:textId="15F4B079" w:rsidR="0072478B" w:rsidRDefault="0072478B" w:rsidP="007B2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private</w:t>
            </w:r>
            <w:proofErr w:type="spellEnd"/>
          </w:p>
        </w:tc>
        <w:tc>
          <w:tcPr>
            <w:tcW w:w="1842" w:type="dxa"/>
            <w:vAlign w:val="center"/>
          </w:tcPr>
          <w:p w14:paraId="5638230F" w14:textId="44EA5401" w:rsidR="0072478B" w:rsidRDefault="0072478B" w:rsidP="007B2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QList</w:t>
            </w:r>
            <w:proofErr w:type="spellEnd"/>
            <w:r>
              <w:rPr>
                <w:rFonts w:cstheme="minorHAnsi"/>
              </w:rPr>
              <w:t>&lt;</w:t>
            </w:r>
            <w:proofErr w:type="spellStart"/>
            <w:r>
              <w:rPr>
                <w:rFonts w:cstheme="minorHAnsi"/>
              </w:rPr>
              <w:t>QPointF</w:t>
            </w:r>
            <w:proofErr w:type="spellEnd"/>
            <w:r>
              <w:rPr>
                <w:rFonts w:cstheme="minorHAnsi"/>
              </w:rPr>
              <w:t>&gt;</w:t>
            </w:r>
          </w:p>
        </w:tc>
        <w:tc>
          <w:tcPr>
            <w:tcW w:w="1134" w:type="dxa"/>
          </w:tcPr>
          <w:p w14:paraId="42A5D156" w14:textId="414ADBB5" w:rsidR="0072478B" w:rsidRDefault="0072478B" w:rsidP="007B2E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0052F49C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038B198D" w14:textId="57376E56" w:rsidR="0072478B" w:rsidRDefault="0072478B" w:rsidP="000156E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circleCenters</w:t>
            </w:r>
            <w:proofErr w:type="spellEnd"/>
          </w:p>
        </w:tc>
        <w:tc>
          <w:tcPr>
            <w:tcW w:w="3085" w:type="dxa"/>
            <w:vAlign w:val="center"/>
          </w:tcPr>
          <w:p w14:paraId="0A5FF9D0" w14:textId="77777777" w:rsidR="0072478B" w:rsidRPr="00B85E8A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1EFF4DE5" w14:textId="1391C1F0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private</w:t>
            </w:r>
            <w:proofErr w:type="spellEnd"/>
          </w:p>
        </w:tc>
        <w:tc>
          <w:tcPr>
            <w:tcW w:w="1842" w:type="dxa"/>
            <w:vAlign w:val="center"/>
          </w:tcPr>
          <w:p w14:paraId="435C1FE9" w14:textId="673C36E6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QList</w:t>
            </w:r>
            <w:proofErr w:type="spellEnd"/>
            <w:r>
              <w:rPr>
                <w:rFonts w:cstheme="minorHAnsi"/>
              </w:rPr>
              <w:t>&lt;</w:t>
            </w:r>
            <w:proofErr w:type="spellStart"/>
            <w:r>
              <w:rPr>
                <w:rFonts w:cstheme="minorHAnsi"/>
              </w:rPr>
              <w:t>QPointF</w:t>
            </w:r>
            <w:proofErr w:type="spellEnd"/>
            <w:r>
              <w:rPr>
                <w:rFonts w:cstheme="minorHAnsi"/>
              </w:rPr>
              <w:t>&gt;</w:t>
            </w:r>
          </w:p>
        </w:tc>
        <w:tc>
          <w:tcPr>
            <w:tcW w:w="1134" w:type="dxa"/>
          </w:tcPr>
          <w:p w14:paraId="4040FFB1" w14:textId="6FDB95DA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7C1C1C8B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4AEA58B4" w14:textId="64048C1F" w:rsidR="0072478B" w:rsidRDefault="0072478B" w:rsidP="000156E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circleSizes</w:t>
            </w:r>
            <w:proofErr w:type="spellEnd"/>
          </w:p>
        </w:tc>
        <w:tc>
          <w:tcPr>
            <w:tcW w:w="3085" w:type="dxa"/>
            <w:vAlign w:val="center"/>
          </w:tcPr>
          <w:p w14:paraId="1B59DCEA" w14:textId="77777777" w:rsidR="0072478B" w:rsidRPr="00B85E8A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617CC995" w14:textId="59C9DA18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private</w:t>
            </w:r>
            <w:proofErr w:type="spellEnd"/>
          </w:p>
        </w:tc>
        <w:tc>
          <w:tcPr>
            <w:tcW w:w="1842" w:type="dxa"/>
            <w:vAlign w:val="center"/>
          </w:tcPr>
          <w:p w14:paraId="0B4E4B66" w14:textId="1D3C02F2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QList</w:t>
            </w:r>
            <w:proofErr w:type="spellEnd"/>
            <w:r>
              <w:rPr>
                <w:rFonts w:cstheme="minorHAnsi"/>
              </w:rPr>
              <w:t>&lt;</w:t>
            </w:r>
            <w:proofErr w:type="spellStart"/>
            <w:r>
              <w:rPr>
                <w:rFonts w:cstheme="minorHAnsi"/>
              </w:rPr>
              <w:t>int</w:t>
            </w:r>
            <w:proofErr w:type="spellEnd"/>
            <w:r>
              <w:rPr>
                <w:rFonts w:cstheme="minorHAnsi"/>
              </w:rPr>
              <w:t>&gt;</w:t>
            </w:r>
          </w:p>
        </w:tc>
        <w:tc>
          <w:tcPr>
            <w:tcW w:w="1134" w:type="dxa"/>
          </w:tcPr>
          <w:p w14:paraId="55AF3B9B" w14:textId="5610CA00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5EF7DCA3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79213576" w14:textId="3F97EBA0" w:rsidR="0072478B" w:rsidRDefault="0072478B" w:rsidP="000156EF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times</w:t>
            </w:r>
          </w:p>
        </w:tc>
        <w:tc>
          <w:tcPr>
            <w:tcW w:w="3085" w:type="dxa"/>
            <w:vAlign w:val="center"/>
          </w:tcPr>
          <w:p w14:paraId="0A0CE6C8" w14:textId="77777777" w:rsidR="0072478B" w:rsidRPr="00B85E8A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2BFE4453" w14:textId="2FC0B69E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private</w:t>
            </w:r>
            <w:proofErr w:type="spellEnd"/>
          </w:p>
        </w:tc>
        <w:tc>
          <w:tcPr>
            <w:tcW w:w="1842" w:type="dxa"/>
            <w:vAlign w:val="center"/>
          </w:tcPr>
          <w:p w14:paraId="548FEA6F" w14:textId="200D7E86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QList</w:t>
            </w:r>
            <w:proofErr w:type="spellEnd"/>
            <w:r>
              <w:rPr>
                <w:rFonts w:cstheme="minorHAnsi"/>
              </w:rPr>
              <w:t>&lt;qint64&gt;</w:t>
            </w:r>
          </w:p>
        </w:tc>
        <w:tc>
          <w:tcPr>
            <w:tcW w:w="1134" w:type="dxa"/>
          </w:tcPr>
          <w:p w14:paraId="30218CB3" w14:textId="5D223AF0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5F661081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340D36A" w14:textId="41A624A0" w:rsidR="0072478B" w:rsidRDefault="0072478B" w:rsidP="000156EF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timer</w:t>
            </w:r>
          </w:p>
        </w:tc>
        <w:tc>
          <w:tcPr>
            <w:tcW w:w="3085" w:type="dxa"/>
            <w:vAlign w:val="center"/>
          </w:tcPr>
          <w:p w14:paraId="08FB5B42" w14:textId="77777777" w:rsidR="0072478B" w:rsidRPr="00B85E8A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2DE8ACF9" w14:textId="0F2A9475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private</w:t>
            </w:r>
            <w:proofErr w:type="spellEnd"/>
          </w:p>
        </w:tc>
        <w:tc>
          <w:tcPr>
            <w:tcW w:w="1842" w:type="dxa"/>
            <w:vAlign w:val="center"/>
          </w:tcPr>
          <w:p w14:paraId="5240968F" w14:textId="3F270636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QElapsedTimer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12DCDE71" w14:textId="053BFA55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3928C889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0F622025" w14:textId="78B5FE11" w:rsidR="0072478B" w:rsidRDefault="0072478B" w:rsidP="000156E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circlesLeft</w:t>
            </w:r>
            <w:proofErr w:type="spellEnd"/>
          </w:p>
        </w:tc>
        <w:tc>
          <w:tcPr>
            <w:tcW w:w="3085" w:type="dxa"/>
            <w:vAlign w:val="center"/>
          </w:tcPr>
          <w:p w14:paraId="4277DFBE" w14:textId="77777777" w:rsidR="0072478B" w:rsidRPr="00B85E8A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0BCF4DA0" w14:textId="6F8E03CC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private</w:t>
            </w:r>
            <w:proofErr w:type="spellEnd"/>
          </w:p>
        </w:tc>
        <w:tc>
          <w:tcPr>
            <w:tcW w:w="1842" w:type="dxa"/>
            <w:vAlign w:val="center"/>
          </w:tcPr>
          <w:p w14:paraId="2AE19F2F" w14:textId="77147E45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134" w:type="dxa"/>
          </w:tcPr>
          <w:p w14:paraId="2CA4A06C" w14:textId="68FF4CFE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67C6C90D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038D19A3" w14:textId="78E0BBD2" w:rsidR="0072478B" w:rsidRDefault="0072478B" w:rsidP="000156EF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a</w:t>
            </w:r>
          </w:p>
        </w:tc>
        <w:tc>
          <w:tcPr>
            <w:tcW w:w="3085" w:type="dxa"/>
            <w:vAlign w:val="center"/>
          </w:tcPr>
          <w:p w14:paraId="571D2FFF" w14:textId="77777777" w:rsidR="0072478B" w:rsidRPr="00B85E8A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15C722CE" w14:textId="7DD71700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138EF229" w14:textId="70D188BF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double</w:t>
            </w:r>
          </w:p>
        </w:tc>
        <w:tc>
          <w:tcPr>
            <w:tcW w:w="1134" w:type="dxa"/>
          </w:tcPr>
          <w:p w14:paraId="6DECC0A5" w14:textId="25399C5E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1B322C31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48CCB2CB" w14:textId="60926BFC" w:rsidR="0072478B" w:rsidRDefault="0072478B" w:rsidP="000156EF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b</w:t>
            </w:r>
          </w:p>
        </w:tc>
        <w:tc>
          <w:tcPr>
            <w:tcW w:w="3085" w:type="dxa"/>
            <w:vAlign w:val="center"/>
          </w:tcPr>
          <w:p w14:paraId="6FF3EB3D" w14:textId="77777777" w:rsidR="0072478B" w:rsidRPr="00B85E8A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7B9466A9" w14:textId="4553C367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073369FE" w14:textId="76D245E8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double</w:t>
            </w:r>
          </w:p>
        </w:tc>
        <w:tc>
          <w:tcPr>
            <w:tcW w:w="1134" w:type="dxa"/>
          </w:tcPr>
          <w:p w14:paraId="5A75EDD8" w14:textId="2E3091CC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74B8FC8C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D9CEAC8" w14:textId="771A6B6F" w:rsidR="0072478B" w:rsidRDefault="0072478B" w:rsidP="000156E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nbCircles</w:t>
            </w:r>
            <w:proofErr w:type="spellEnd"/>
          </w:p>
        </w:tc>
        <w:tc>
          <w:tcPr>
            <w:tcW w:w="3085" w:type="dxa"/>
            <w:vAlign w:val="center"/>
          </w:tcPr>
          <w:p w14:paraId="77E7BCD1" w14:textId="77777777" w:rsidR="0072478B" w:rsidRPr="00B85E8A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104386AE" w14:textId="397C2AE6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0992724B" w14:textId="70B288C7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134" w:type="dxa"/>
          </w:tcPr>
          <w:p w14:paraId="523759BF" w14:textId="18561C2C" w:rsidR="0072478B" w:rsidRDefault="0072478B" w:rsidP="000156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22A58E53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0457FB65" w14:textId="1D393FE0" w:rsidR="0072478B" w:rsidRDefault="0072478B" w:rsidP="002C0921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minSize</w:t>
            </w:r>
            <w:proofErr w:type="spellEnd"/>
          </w:p>
        </w:tc>
        <w:tc>
          <w:tcPr>
            <w:tcW w:w="3085" w:type="dxa"/>
            <w:vAlign w:val="center"/>
          </w:tcPr>
          <w:p w14:paraId="3E541594" w14:textId="77777777" w:rsidR="0072478B" w:rsidRPr="00B85E8A" w:rsidRDefault="0072478B" w:rsidP="002C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3ACC97F9" w14:textId="6B868348" w:rsidR="0072478B" w:rsidRDefault="0072478B" w:rsidP="002C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55EEF0B1" w14:textId="64B41966" w:rsidR="0072478B" w:rsidRDefault="0072478B" w:rsidP="002C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C0490F"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134" w:type="dxa"/>
          </w:tcPr>
          <w:p w14:paraId="4A9489D8" w14:textId="3A838E64" w:rsidR="0072478B" w:rsidRDefault="0072478B" w:rsidP="002C09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03C33B39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AAAFE51" w14:textId="33D36E92" w:rsidR="0072478B" w:rsidRDefault="0072478B" w:rsidP="002C0921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maxSize</w:t>
            </w:r>
            <w:proofErr w:type="spellEnd"/>
          </w:p>
        </w:tc>
        <w:tc>
          <w:tcPr>
            <w:tcW w:w="3085" w:type="dxa"/>
            <w:vAlign w:val="center"/>
          </w:tcPr>
          <w:p w14:paraId="6CEB6115" w14:textId="77777777" w:rsidR="0072478B" w:rsidRPr="00B85E8A" w:rsidRDefault="0072478B" w:rsidP="002C09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1CF865E8" w14:textId="2267572C" w:rsidR="0072478B" w:rsidRDefault="0072478B" w:rsidP="002C09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006A31C1" w14:textId="6C3F393D" w:rsidR="0072478B" w:rsidRDefault="0072478B" w:rsidP="002C09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C0490F">
              <w:rPr>
                <w:rFonts w:cstheme="minorHAnsi"/>
              </w:rPr>
              <w:t>int</w:t>
            </w:r>
            <w:proofErr w:type="spellEnd"/>
          </w:p>
        </w:tc>
        <w:tc>
          <w:tcPr>
            <w:tcW w:w="1134" w:type="dxa"/>
          </w:tcPr>
          <w:p w14:paraId="05035CA2" w14:textId="63FA53F7" w:rsidR="0072478B" w:rsidRDefault="0072478B" w:rsidP="002C09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301BF2BA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03802587" w14:textId="3BFE76BC" w:rsidR="0072478B" w:rsidRDefault="0072478B" w:rsidP="000156E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view</w:t>
            </w:r>
            <w:proofErr w:type="spellEnd"/>
          </w:p>
        </w:tc>
        <w:tc>
          <w:tcPr>
            <w:tcW w:w="3085" w:type="dxa"/>
            <w:vAlign w:val="center"/>
          </w:tcPr>
          <w:p w14:paraId="662C4E48" w14:textId="77777777" w:rsidR="0072478B" w:rsidRPr="00B85E8A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  <w:vAlign w:val="center"/>
          </w:tcPr>
          <w:p w14:paraId="4CC420BC" w14:textId="7187E9C1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1B289A73" w14:textId="3190C780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MainWindow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7FB9F28F" w14:textId="15740911" w:rsidR="0072478B" w:rsidRDefault="0072478B" w:rsidP="000156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17D4">
              <w:rPr>
                <w:rFonts w:cstheme="minorHAnsi"/>
              </w:rPr>
              <w:t>Model</w:t>
            </w:r>
          </w:p>
        </w:tc>
      </w:tr>
      <w:tr w:rsidR="0072478B" w:rsidRPr="00B85E8A" w14:paraId="364D052A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B1C89AF" w14:textId="1A10787B" w:rsidR="0072478B" w:rsidRDefault="0072478B" w:rsidP="008D611C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scene</w:t>
            </w:r>
            <w:proofErr w:type="spellEnd"/>
          </w:p>
        </w:tc>
        <w:tc>
          <w:tcPr>
            <w:tcW w:w="3085" w:type="dxa"/>
            <w:vAlign w:val="center"/>
          </w:tcPr>
          <w:p w14:paraId="00DACD67" w14:textId="77777777" w:rsidR="0072478B" w:rsidRPr="00B85E8A" w:rsidRDefault="0072478B" w:rsidP="008D61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65069F30" w14:textId="1105B483" w:rsidR="0072478B" w:rsidRDefault="0072478B" w:rsidP="008D61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71B11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4A15EC2C" w14:textId="4E346586" w:rsidR="0072478B" w:rsidRDefault="0072478B" w:rsidP="008D61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QGraphicsScene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46124354" w14:textId="7803FA81" w:rsidR="0072478B" w:rsidRPr="009117D4" w:rsidRDefault="0072478B" w:rsidP="008D61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View</w:t>
            </w:r>
          </w:p>
        </w:tc>
      </w:tr>
      <w:tr w:rsidR="0072478B" w:rsidRPr="00B85E8A" w14:paraId="43804117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681F33E" w14:textId="3BA60ECB" w:rsidR="0072478B" w:rsidRDefault="0072478B" w:rsidP="008D611C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ui</w:t>
            </w:r>
            <w:proofErr w:type="spellEnd"/>
          </w:p>
        </w:tc>
        <w:tc>
          <w:tcPr>
            <w:tcW w:w="3085" w:type="dxa"/>
            <w:vAlign w:val="center"/>
          </w:tcPr>
          <w:p w14:paraId="625D4FB6" w14:textId="77777777" w:rsidR="0072478B" w:rsidRPr="00B85E8A" w:rsidRDefault="0072478B" w:rsidP="008D61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30C7F02E" w14:textId="22EAB6BF" w:rsidR="0072478B" w:rsidRDefault="0072478B" w:rsidP="008D61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71B11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0155E03E" w14:textId="210BFD43" w:rsidR="0072478B" w:rsidRDefault="0072478B" w:rsidP="008D61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MainWindow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56886198" w14:textId="7C9F8893" w:rsidR="0072478B" w:rsidRPr="009117D4" w:rsidRDefault="0072478B" w:rsidP="008D61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446FC">
              <w:rPr>
                <w:rFonts w:cstheme="minorHAnsi"/>
              </w:rPr>
              <w:t>View</w:t>
            </w:r>
          </w:p>
        </w:tc>
      </w:tr>
      <w:tr w:rsidR="0072478B" w:rsidRPr="00B85E8A" w14:paraId="5D47E446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0618EABC" w14:textId="094C68DA" w:rsidR="0072478B" w:rsidRDefault="0072478B" w:rsidP="008D611C">
            <w:pPr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plot</w:t>
            </w:r>
          </w:p>
        </w:tc>
        <w:tc>
          <w:tcPr>
            <w:tcW w:w="3085" w:type="dxa"/>
            <w:vAlign w:val="center"/>
          </w:tcPr>
          <w:p w14:paraId="04F1E034" w14:textId="77777777" w:rsidR="0072478B" w:rsidRPr="00B85E8A" w:rsidRDefault="0072478B" w:rsidP="008D61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4E32DD51" w14:textId="217176DC" w:rsidR="0072478B" w:rsidRDefault="0072478B" w:rsidP="008D61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71B11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10614FA2" w14:textId="27F9C722" w:rsidR="0072478B" w:rsidRDefault="0072478B" w:rsidP="008D61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QChartView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0038C037" w14:textId="0F477082" w:rsidR="0072478B" w:rsidRPr="009117D4" w:rsidRDefault="0072478B" w:rsidP="008D61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446FC">
              <w:rPr>
                <w:rFonts w:cstheme="minorHAnsi"/>
              </w:rPr>
              <w:t>View</w:t>
            </w:r>
          </w:p>
        </w:tc>
      </w:tr>
      <w:tr w:rsidR="0072478B" w:rsidRPr="00B85E8A" w14:paraId="0AC6F50F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4D5EBD10" w14:textId="390A0EEF" w:rsidR="0072478B" w:rsidRDefault="0072478B" w:rsidP="00AA4854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>
              <w:rPr>
                <w:rFonts w:cstheme="minorHAnsi"/>
                <w:b w:val="0"/>
                <w:bCs w:val="0"/>
              </w:rPr>
              <w:t>actionQuitter</w:t>
            </w:r>
            <w:proofErr w:type="spellEnd"/>
          </w:p>
        </w:tc>
        <w:tc>
          <w:tcPr>
            <w:tcW w:w="3085" w:type="dxa"/>
            <w:vAlign w:val="center"/>
          </w:tcPr>
          <w:p w14:paraId="4687FF94" w14:textId="77777777" w:rsidR="0072478B" w:rsidRPr="00B85E8A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6A64B8C4" w14:textId="28220923" w:rsidR="0072478B" w:rsidRPr="00A71B11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3511158A" w14:textId="30366D72" w:rsidR="0072478B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QAction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6B741CE8" w14:textId="48F6E6C9" w:rsidR="0072478B" w:rsidRPr="005446FC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3F68AEF7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4A7142B7" w14:textId="6A360AA1" w:rsidR="0072478B" w:rsidRDefault="0072478B" w:rsidP="00F860F4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9B4596">
              <w:rPr>
                <w:rFonts w:cstheme="minorHAnsi"/>
                <w:b w:val="0"/>
                <w:bCs w:val="0"/>
              </w:rPr>
              <w:t>centralwidget</w:t>
            </w:r>
            <w:proofErr w:type="spellEnd"/>
          </w:p>
        </w:tc>
        <w:tc>
          <w:tcPr>
            <w:tcW w:w="3085" w:type="dxa"/>
            <w:vAlign w:val="center"/>
          </w:tcPr>
          <w:p w14:paraId="76193FA4" w14:textId="77777777" w:rsidR="0072478B" w:rsidRPr="00B85E8A" w:rsidRDefault="0072478B" w:rsidP="00F86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41AB7CA0" w14:textId="3CC55A08" w:rsidR="0072478B" w:rsidRPr="00A71B11" w:rsidRDefault="0072478B" w:rsidP="00F86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6AD8DE50" w14:textId="1BDA234C" w:rsidR="0072478B" w:rsidRDefault="0072478B" w:rsidP="00F86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9A63F9">
              <w:t>QWidget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1CD59B40" w14:textId="430093E5" w:rsidR="0072478B" w:rsidRPr="005446FC" w:rsidRDefault="0072478B" w:rsidP="00F86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654BF8FC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5F9C9CB" w14:textId="7842B2B0" w:rsidR="0072478B" w:rsidRDefault="0072478B" w:rsidP="00F860F4">
            <w:pPr>
              <w:ind w:left="708" w:hanging="708"/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1D248A">
              <w:rPr>
                <w:rFonts w:cstheme="minorHAnsi"/>
                <w:b w:val="0"/>
                <w:bCs w:val="0"/>
              </w:rPr>
              <w:t>MainWidget</w:t>
            </w:r>
            <w:proofErr w:type="spellEnd"/>
          </w:p>
        </w:tc>
        <w:tc>
          <w:tcPr>
            <w:tcW w:w="3085" w:type="dxa"/>
            <w:vAlign w:val="center"/>
          </w:tcPr>
          <w:p w14:paraId="2ABF3A7A" w14:textId="77777777" w:rsidR="0072478B" w:rsidRPr="00B85E8A" w:rsidRDefault="0072478B" w:rsidP="00F860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053329F9" w14:textId="7A1BC855" w:rsidR="0072478B" w:rsidRPr="00A71B11" w:rsidRDefault="0072478B" w:rsidP="00F860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16DDEC28" w14:textId="1A88E71D" w:rsidR="0072478B" w:rsidRDefault="0072478B" w:rsidP="00F860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9A63F9">
              <w:t>QWidget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5AB984EF" w14:textId="0836A118" w:rsidR="0072478B" w:rsidRPr="005446FC" w:rsidRDefault="0072478B" w:rsidP="00F860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1F6F0CF3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E4AA521" w14:textId="4B1C0D47" w:rsidR="0072478B" w:rsidRDefault="0072478B" w:rsidP="00AA4854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1D248A">
              <w:rPr>
                <w:rFonts w:cstheme="minorHAnsi"/>
                <w:b w:val="0"/>
                <w:bCs w:val="0"/>
              </w:rPr>
              <w:t>graphicsView</w:t>
            </w:r>
            <w:proofErr w:type="spellEnd"/>
          </w:p>
        </w:tc>
        <w:tc>
          <w:tcPr>
            <w:tcW w:w="3085" w:type="dxa"/>
            <w:vAlign w:val="center"/>
          </w:tcPr>
          <w:p w14:paraId="30ADB38A" w14:textId="77777777" w:rsidR="0072478B" w:rsidRPr="00B85E8A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12CD72BA" w14:textId="16E16682" w:rsidR="0072478B" w:rsidRPr="00A71B11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6EB708E2" w14:textId="111713F9" w:rsidR="0072478B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CD1124">
              <w:rPr>
                <w:rFonts w:cstheme="minorHAnsi"/>
              </w:rPr>
              <w:t>GraphicWidget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7EDCB298" w14:textId="32CED496" w:rsidR="0072478B" w:rsidRPr="005446FC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49BC99E3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75D030E" w14:textId="3C02872D" w:rsidR="0072478B" w:rsidRDefault="0072478B" w:rsidP="00AA4854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1D248A">
              <w:rPr>
                <w:rFonts w:cstheme="minorHAnsi"/>
                <w:b w:val="0"/>
                <w:bCs w:val="0"/>
              </w:rPr>
              <w:t>settingwidget</w:t>
            </w:r>
            <w:proofErr w:type="spellEnd"/>
          </w:p>
        </w:tc>
        <w:tc>
          <w:tcPr>
            <w:tcW w:w="3085" w:type="dxa"/>
            <w:vAlign w:val="center"/>
          </w:tcPr>
          <w:p w14:paraId="064B1338" w14:textId="77777777" w:rsidR="0072478B" w:rsidRPr="00B85E8A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092D0ABD" w14:textId="602645FE" w:rsidR="0072478B" w:rsidRPr="00A71B11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20019B66" w14:textId="3D65FDC7" w:rsidR="0072478B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9A63F9">
              <w:t>QWidget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78B36E5E" w14:textId="43BE412E" w:rsidR="0072478B" w:rsidRPr="005446FC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5E60FEAD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CA90C13" w14:textId="72948016" w:rsidR="0072478B" w:rsidRDefault="0072478B" w:rsidP="00AA4854">
            <w:pPr>
              <w:jc w:val="center"/>
              <w:rPr>
                <w:rFonts w:cstheme="minorHAnsi"/>
                <w:b w:val="0"/>
                <w:bCs w:val="0"/>
              </w:rPr>
            </w:pPr>
            <w:r w:rsidRPr="001D248A">
              <w:rPr>
                <w:rFonts w:cstheme="minorHAnsi"/>
                <w:b w:val="0"/>
                <w:bCs w:val="0"/>
              </w:rPr>
              <w:t>groupBox_2</w:t>
            </w:r>
          </w:p>
        </w:tc>
        <w:tc>
          <w:tcPr>
            <w:tcW w:w="3085" w:type="dxa"/>
            <w:vAlign w:val="center"/>
          </w:tcPr>
          <w:p w14:paraId="6C40EF45" w14:textId="77777777" w:rsidR="0072478B" w:rsidRPr="00B85E8A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12281704" w14:textId="37580707" w:rsidR="0072478B" w:rsidRPr="00A71B11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2707AC20" w14:textId="0CC593F9" w:rsidR="0072478B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D34596">
              <w:rPr>
                <w:rFonts w:cstheme="minorHAnsi"/>
              </w:rPr>
              <w:t>QGroupBox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6C631FE3" w14:textId="74D74E82" w:rsidR="0072478B" w:rsidRPr="005446FC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42D12D60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F679ADE" w14:textId="14CFE447" w:rsidR="0072478B" w:rsidRDefault="0072478B" w:rsidP="006117B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1D248A">
              <w:rPr>
                <w:rFonts w:cstheme="minorHAnsi"/>
                <w:b w:val="0"/>
                <w:bCs w:val="0"/>
              </w:rPr>
              <w:t>spinBoxA</w:t>
            </w:r>
            <w:proofErr w:type="spellEnd"/>
          </w:p>
        </w:tc>
        <w:tc>
          <w:tcPr>
            <w:tcW w:w="3085" w:type="dxa"/>
            <w:vAlign w:val="center"/>
          </w:tcPr>
          <w:p w14:paraId="24AD14D6" w14:textId="77777777" w:rsidR="0072478B" w:rsidRPr="00B85E8A" w:rsidRDefault="0072478B" w:rsidP="006117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1F051595" w14:textId="471264A5" w:rsidR="0072478B" w:rsidRPr="00A71B11" w:rsidRDefault="0072478B" w:rsidP="006117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2119C5AE" w14:textId="12CA7CFE" w:rsidR="0072478B" w:rsidRDefault="0072478B" w:rsidP="006117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532CF9">
              <w:t>QDoubleSpinBox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74C161CD" w14:textId="02EBD867" w:rsidR="0072478B" w:rsidRPr="005446FC" w:rsidRDefault="0072478B" w:rsidP="006117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5494F685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6152B854" w14:textId="7DA2C56E" w:rsidR="0072478B" w:rsidRDefault="0072478B" w:rsidP="006117BF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spinBoxB</w:t>
            </w:r>
            <w:proofErr w:type="spellEnd"/>
          </w:p>
        </w:tc>
        <w:tc>
          <w:tcPr>
            <w:tcW w:w="3085" w:type="dxa"/>
            <w:vAlign w:val="center"/>
          </w:tcPr>
          <w:p w14:paraId="3D7651DF" w14:textId="77777777" w:rsidR="0072478B" w:rsidRPr="00B85E8A" w:rsidRDefault="0072478B" w:rsidP="006117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7F2FAC4D" w14:textId="27ABE443" w:rsidR="0072478B" w:rsidRPr="00A71B11" w:rsidRDefault="0072478B" w:rsidP="006117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62F2136F" w14:textId="7D29E553" w:rsidR="0072478B" w:rsidRDefault="0072478B" w:rsidP="006117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532CF9">
              <w:t>QDoubleSpinBox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7BE08720" w14:textId="2CD98E9B" w:rsidR="0072478B" w:rsidRPr="005446FC" w:rsidRDefault="0072478B" w:rsidP="006117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48AD5C40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C72DD1F" w14:textId="104C778D" w:rsidR="0072478B" w:rsidRDefault="0072478B" w:rsidP="003C1CA3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labelA</w:t>
            </w:r>
            <w:proofErr w:type="spellEnd"/>
          </w:p>
        </w:tc>
        <w:tc>
          <w:tcPr>
            <w:tcW w:w="3085" w:type="dxa"/>
            <w:vAlign w:val="center"/>
          </w:tcPr>
          <w:p w14:paraId="1D99B658" w14:textId="77777777" w:rsidR="0072478B" w:rsidRPr="00B85E8A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2CF51DC5" w14:textId="08609B69" w:rsidR="0072478B" w:rsidRPr="00A71B11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5283D333" w14:textId="4B4FA52D" w:rsidR="0072478B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C1434A">
              <w:t>QLabel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264A340E" w14:textId="3140AA14" w:rsidR="0072478B" w:rsidRPr="005446FC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46C44215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F33FB0D" w14:textId="3AA197C7" w:rsidR="0072478B" w:rsidRDefault="0072478B" w:rsidP="003C1CA3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labelB</w:t>
            </w:r>
            <w:proofErr w:type="spellEnd"/>
          </w:p>
        </w:tc>
        <w:tc>
          <w:tcPr>
            <w:tcW w:w="3085" w:type="dxa"/>
            <w:vAlign w:val="center"/>
          </w:tcPr>
          <w:p w14:paraId="6832FC9C" w14:textId="77777777" w:rsidR="0072478B" w:rsidRPr="00B85E8A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0711D32D" w14:textId="7D36C00A" w:rsidR="0072478B" w:rsidRPr="00A71B11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51DF2B68" w14:textId="01685D91" w:rsidR="0072478B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C1434A">
              <w:t>QLabel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79910840" w14:textId="18C97C9D" w:rsidR="0072478B" w:rsidRPr="005446FC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1FA51E12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1DC7CA1" w14:textId="6F09F8A8" w:rsidR="0072478B" w:rsidRDefault="0072478B" w:rsidP="00AA4854">
            <w:pPr>
              <w:jc w:val="center"/>
              <w:rPr>
                <w:rFonts w:cstheme="minorHAnsi"/>
                <w:b w:val="0"/>
                <w:bCs w:val="0"/>
              </w:rPr>
            </w:pPr>
            <w:r w:rsidRPr="007B2517">
              <w:rPr>
                <w:rFonts w:cstheme="minorHAnsi"/>
                <w:b w:val="0"/>
                <w:bCs w:val="0"/>
              </w:rPr>
              <w:t>groupBox_3</w:t>
            </w:r>
          </w:p>
        </w:tc>
        <w:tc>
          <w:tcPr>
            <w:tcW w:w="3085" w:type="dxa"/>
            <w:vAlign w:val="center"/>
          </w:tcPr>
          <w:p w14:paraId="12A6007C" w14:textId="77777777" w:rsidR="0072478B" w:rsidRPr="00B85E8A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056D6047" w14:textId="387248FA" w:rsidR="0072478B" w:rsidRPr="00A71B11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5013455B" w14:textId="4955F36C" w:rsidR="0072478B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D34596">
              <w:rPr>
                <w:rFonts w:cstheme="minorHAnsi"/>
              </w:rPr>
              <w:t>QGroupBox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0E588B6E" w14:textId="04BE411F" w:rsidR="0072478B" w:rsidRPr="005446FC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4EEA3650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FA8D271" w14:textId="3F64BA89" w:rsidR="0072478B" w:rsidRDefault="0072478B" w:rsidP="00161F7B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NbCible</w:t>
            </w:r>
            <w:proofErr w:type="spellEnd"/>
          </w:p>
        </w:tc>
        <w:tc>
          <w:tcPr>
            <w:tcW w:w="3085" w:type="dxa"/>
            <w:vAlign w:val="center"/>
          </w:tcPr>
          <w:p w14:paraId="6A9E16B5" w14:textId="77777777" w:rsidR="0072478B" w:rsidRPr="00B85E8A" w:rsidRDefault="0072478B" w:rsidP="00161F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4DDA1FE7" w14:textId="136676B7" w:rsidR="0072478B" w:rsidRPr="00A71B11" w:rsidRDefault="0072478B" w:rsidP="00161F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4406CE50" w14:textId="64591A61" w:rsidR="0072478B" w:rsidRDefault="0072478B" w:rsidP="00161F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F73364">
              <w:t>QSpinBox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5425B465" w14:textId="11D4EA94" w:rsidR="0072478B" w:rsidRPr="005446FC" w:rsidRDefault="0072478B" w:rsidP="00161F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6DA23FBA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F35C903" w14:textId="13981849" w:rsidR="0072478B" w:rsidRDefault="0072478B" w:rsidP="00161F7B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TailleMini</w:t>
            </w:r>
            <w:proofErr w:type="spellEnd"/>
          </w:p>
        </w:tc>
        <w:tc>
          <w:tcPr>
            <w:tcW w:w="3085" w:type="dxa"/>
            <w:vAlign w:val="center"/>
          </w:tcPr>
          <w:p w14:paraId="3D6D3F33" w14:textId="77777777" w:rsidR="0072478B" w:rsidRPr="00B85E8A" w:rsidRDefault="0072478B" w:rsidP="00161F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231E4977" w14:textId="5CE5006D" w:rsidR="0072478B" w:rsidRPr="00A71B11" w:rsidRDefault="0072478B" w:rsidP="00161F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5BF52E13" w14:textId="0B30A5E6" w:rsidR="0072478B" w:rsidRDefault="0072478B" w:rsidP="00161F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F73364">
              <w:t>QSpinBox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67F5728E" w14:textId="3037D89A" w:rsidR="0072478B" w:rsidRPr="005446FC" w:rsidRDefault="0072478B" w:rsidP="00161F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3AD0A0D9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5AD2EA3" w14:textId="6FE39CC9" w:rsidR="0072478B" w:rsidRDefault="0072478B" w:rsidP="00161F7B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TailleMaxi</w:t>
            </w:r>
            <w:proofErr w:type="spellEnd"/>
          </w:p>
        </w:tc>
        <w:tc>
          <w:tcPr>
            <w:tcW w:w="3085" w:type="dxa"/>
            <w:vAlign w:val="center"/>
          </w:tcPr>
          <w:p w14:paraId="7FE2E6B9" w14:textId="77777777" w:rsidR="0072478B" w:rsidRPr="00B85E8A" w:rsidRDefault="0072478B" w:rsidP="00161F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3EBA3A4C" w14:textId="584E4D68" w:rsidR="0072478B" w:rsidRPr="00A71B11" w:rsidRDefault="0072478B" w:rsidP="00161F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095B4F74" w14:textId="6BCF4FAE" w:rsidR="0072478B" w:rsidRDefault="0072478B" w:rsidP="00161F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F73364">
              <w:t>QSpinBox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0F03C074" w14:textId="697D658F" w:rsidR="0072478B" w:rsidRPr="005446FC" w:rsidRDefault="0072478B" w:rsidP="00161F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10766E49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4E0D989D" w14:textId="4646DDC5" w:rsidR="0072478B" w:rsidRDefault="0072478B" w:rsidP="003C1CA3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nbcibles</w:t>
            </w:r>
            <w:proofErr w:type="spellEnd"/>
          </w:p>
        </w:tc>
        <w:tc>
          <w:tcPr>
            <w:tcW w:w="3085" w:type="dxa"/>
            <w:vAlign w:val="center"/>
          </w:tcPr>
          <w:p w14:paraId="7AA497AC" w14:textId="77777777" w:rsidR="0072478B" w:rsidRPr="00B85E8A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175B9D1E" w14:textId="4EFC79A1" w:rsidR="0072478B" w:rsidRPr="00A71B11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30A756A6" w14:textId="206F6055" w:rsidR="0072478B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82FB4">
              <w:t>QLabel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1EB3F479" w14:textId="0AAE0215" w:rsidR="0072478B" w:rsidRPr="005446FC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05731055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C995373" w14:textId="6057661C" w:rsidR="0072478B" w:rsidRDefault="0072478B" w:rsidP="003C1CA3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taillemin</w:t>
            </w:r>
            <w:proofErr w:type="spellEnd"/>
          </w:p>
        </w:tc>
        <w:tc>
          <w:tcPr>
            <w:tcW w:w="3085" w:type="dxa"/>
            <w:vAlign w:val="center"/>
          </w:tcPr>
          <w:p w14:paraId="112327B7" w14:textId="77777777" w:rsidR="0072478B" w:rsidRPr="00B85E8A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0CB74F28" w14:textId="46D2F014" w:rsidR="0072478B" w:rsidRPr="00A71B11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6F64636E" w14:textId="2CA3BBFB" w:rsidR="0072478B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82FB4">
              <w:t>QLabel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7947721C" w14:textId="50929F04" w:rsidR="0072478B" w:rsidRPr="005446FC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6736ABB9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6C17E43F" w14:textId="4C9D4FBD" w:rsidR="0072478B" w:rsidRDefault="0072478B" w:rsidP="003C1CA3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taillemax</w:t>
            </w:r>
            <w:proofErr w:type="spellEnd"/>
          </w:p>
        </w:tc>
        <w:tc>
          <w:tcPr>
            <w:tcW w:w="3085" w:type="dxa"/>
            <w:vAlign w:val="center"/>
          </w:tcPr>
          <w:p w14:paraId="6B9C393F" w14:textId="77777777" w:rsidR="0072478B" w:rsidRPr="00B85E8A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634D2989" w14:textId="2550F9E5" w:rsidR="0072478B" w:rsidRPr="00A71B11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223F4C28" w14:textId="0CAB8F43" w:rsidR="0072478B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82FB4">
              <w:t>QLabel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715956C5" w14:textId="23EB4FEB" w:rsidR="0072478B" w:rsidRPr="005446FC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01033F17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0924BC34" w14:textId="26853231" w:rsidR="0072478B" w:rsidRDefault="0072478B" w:rsidP="003369EC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buttonapply</w:t>
            </w:r>
            <w:proofErr w:type="spellEnd"/>
          </w:p>
        </w:tc>
        <w:tc>
          <w:tcPr>
            <w:tcW w:w="3085" w:type="dxa"/>
            <w:vAlign w:val="center"/>
          </w:tcPr>
          <w:p w14:paraId="6154C32C" w14:textId="77777777" w:rsidR="0072478B" w:rsidRPr="00B85E8A" w:rsidRDefault="0072478B" w:rsidP="003369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0BD0563D" w14:textId="2E8F9CBC" w:rsidR="0072478B" w:rsidRPr="00A71B11" w:rsidRDefault="0072478B" w:rsidP="003369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5289212D" w14:textId="53D0CF3F" w:rsidR="0072478B" w:rsidRDefault="0072478B" w:rsidP="003369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8F2D79">
              <w:t>QPushButton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71CA8BF8" w14:textId="1565C0B1" w:rsidR="0072478B" w:rsidRPr="005446FC" w:rsidRDefault="0072478B" w:rsidP="003369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348E7811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17FEB31" w14:textId="1E6B8F7C" w:rsidR="0072478B" w:rsidRDefault="0072478B" w:rsidP="003369EC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buttonreset</w:t>
            </w:r>
            <w:proofErr w:type="spellEnd"/>
          </w:p>
        </w:tc>
        <w:tc>
          <w:tcPr>
            <w:tcW w:w="3085" w:type="dxa"/>
            <w:vAlign w:val="center"/>
          </w:tcPr>
          <w:p w14:paraId="736E6AB9" w14:textId="77777777" w:rsidR="0072478B" w:rsidRPr="00B85E8A" w:rsidRDefault="0072478B" w:rsidP="00336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6E0136B0" w14:textId="567CAA44" w:rsidR="0072478B" w:rsidRPr="00A71B11" w:rsidRDefault="0072478B" w:rsidP="00336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3F9BE4F7" w14:textId="03FE74BB" w:rsidR="0072478B" w:rsidRDefault="0072478B" w:rsidP="00336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8F2D79">
              <w:t>QPushButton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5AABA847" w14:textId="7B9E035D" w:rsidR="0072478B" w:rsidRPr="005446FC" w:rsidRDefault="0072478B" w:rsidP="00336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40627C29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7B1C504" w14:textId="42BD2E68" w:rsidR="0072478B" w:rsidRDefault="0072478B" w:rsidP="00AA4854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groupBox</w:t>
            </w:r>
            <w:proofErr w:type="spellEnd"/>
          </w:p>
        </w:tc>
        <w:tc>
          <w:tcPr>
            <w:tcW w:w="3085" w:type="dxa"/>
            <w:vAlign w:val="center"/>
          </w:tcPr>
          <w:p w14:paraId="59E01154" w14:textId="77777777" w:rsidR="0072478B" w:rsidRPr="00B85E8A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0405AC6B" w14:textId="079CE7F8" w:rsidR="0072478B" w:rsidRPr="00A71B11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68B443BC" w14:textId="3F56E791" w:rsidR="0072478B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D34596">
              <w:rPr>
                <w:rFonts w:cstheme="minorHAnsi"/>
              </w:rPr>
              <w:t>QGroupBox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66976C58" w14:textId="77F40868" w:rsidR="0072478B" w:rsidRPr="005446FC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6E5A8B35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A5FBB46" w14:textId="6DDF81E3" w:rsidR="0072478B" w:rsidRDefault="0072478B" w:rsidP="00AA4854">
            <w:pPr>
              <w:jc w:val="center"/>
              <w:rPr>
                <w:rFonts w:cstheme="minorHAnsi"/>
                <w:b w:val="0"/>
                <w:bCs w:val="0"/>
              </w:rPr>
            </w:pPr>
            <w:r w:rsidRPr="007B2517">
              <w:rPr>
                <w:rFonts w:cstheme="minorHAnsi"/>
                <w:b w:val="0"/>
                <w:bCs w:val="0"/>
              </w:rPr>
              <w:t>timer</w:t>
            </w:r>
          </w:p>
        </w:tc>
        <w:tc>
          <w:tcPr>
            <w:tcW w:w="3085" w:type="dxa"/>
            <w:vAlign w:val="center"/>
          </w:tcPr>
          <w:p w14:paraId="05A04B71" w14:textId="77777777" w:rsidR="0072478B" w:rsidRPr="00B85E8A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717AEDD0" w14:textId="297BD2D6" w:rsidR="0072478B" w:rsidRPr="00A71B11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14023482" w14:textId="3876C456" w:rsidR="0072478B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369EC">
              <w:rPr>
                <w:rFonts w:cstheme="minorHAnsi"/>
              </w:rPr>
              <w:t>QTimeEdit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33A52117" w14:textId="67F38746" w:rsidR="0072478B" w:rsidRPr="005446FC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07EB13D4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668B1D9" w14:textId="4A1C2165" w:rsidR="0072478B" w:rsidRDefault="0072478B" w:rsidP="003C1CA3">
            <w:pPr>
              <w:jc w:val="center"/>
              <w:rPr>
                <w:rFonts w:cstheme="minorHAnsi"/>
                <w:b w:val="0"/>
                <w:bCs w:val="0"/>
              </w:rPr>
            </w:pPr>
            <w:r w:rsidRPr="007B2517">
              <w:rPr>
                <w:rFonts w:cstheme="minorHAnsi"/>
                <w:b w:val="0"/>
                <w:bCs w:val="0"/>
              </w:rPr>
              <w:t>temps</w:t>
            </w:r>
          </w:p>
        </w:tc>
        <w:tc>
          <w:tcPr>
            <w:tcW w:w="3085" w:type="dxa"/>
            <w:vAlign w:val="center"/>
          </w:tcPr>
          <w:p w14:paraId="697B9F4E" w14:textId="77777777" w:rsidR="0072478B" w:rsidRPr="00B85E8A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469B6C7F" w14:textId="0E5428FF" w:rsidR="0072478B" w:rsidRPr="00A71B11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539E12F6" w14:textId="63791DBD" w:rsidR="0072478B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8B6618">
              <w:t>QLabel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724A4480" w14:textId="04996E43" w:rsidR="0072478B" w:rsidRPr="005446FC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4279123E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434E6C15" w14:textId="00771571" w:rsidR="0072478B" w:rsidRDefault="0072478B" w:rsidP="003C1CA3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nombrecible</w:t>
            </w:r>
            <w:proofErr w:type="spellEnd"/>
          </w:p>
        </w:tc>
        <w:tc>
          <w:tcPr>
            <w:tcW w:w="3085" w:type="dxa"/>
            <w:vAlign w:val="center"/>
          </w:tcPr>
          <w:p w14:paraId="32952A89" w14:textId="77777777" w:rsidR="0072478B" w:rsidRPr="00B85E8A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1F8D997F" w14:textId="4DB57C87" w:rsidR="0072478B" w:rsidRPr="00A71B11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16465ACE" w14:textId="5137C478" w:rsidR="0072478B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8B6618">
              <w:t>QLabel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2416571F" w14:textId="0D27AE0D" w:rsidR="0072478B" w:rsidRPr="005446FC" w:rsidRDefault="0072478B" w:rsidP="003C1C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4A7679F0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97EAB11" w14:textId="325029FE" w:rsidR="0072478B" w:rsidRDefault="0072478B" w:rsidP="003C1CA3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nbciblesr</w:t>
            </w:r>
            <w:proofErr w:type="spellEnd"/>
          </w:p>
        </w:tc>
        <w:tc>
          <w:tcPr>
            <w:tcW w:w="3085" w:type="dxa"/>
            <w:vAlign w:val="center"/>
          </w:tcPr>
          <w:p w14:paraId="7B758430" w14:textId="77777777" w:rsidR="0072478B" w:rsidRPr="00B85E8A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665D1D8C" w14:textId="4677223B" w:rsidR="0072478B" w:rsidRPr="00A71B11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</w:tcPr>
          <w:p w14:paraId="1D43644B" w14:textId="00622BD2" w:rsidR="0072478B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8B6618">
              <w:t>QLabel</w:t>
            </w:r>
            <w:proofErr w:type="spellEnd"/>
            <w:r>
              <w:t>*</w:t>
            </w:r>
          </w:p>
        </w:tc>
        <w:tc>
          <w:tcPr>
            <w:tcW w:w="1134" w:type="dxa"/>
          </w:tcPr>
          <w:p w14:paraId="3D6B6252" w14:textId="464CD48E" w:rsidR="0072478B" w:rsidRPr="005446FC" w:rsidRDefault="0072478B" w:rsidP="003C1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164135EE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63708AFF" w14:textId="373E5AA5" w:rsidR="0072478B" w:rsidRDefault="0072478B" w:rsidP="00AA4854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menubar</w:t>
            </w:r>
            <w:proofErr w:type="spellEnd"/>
          </w:p>
        </w:tc>
        <w:tc>
          <w:tcPr>
            <w:tcW w:w="3085" w:type="dxa"/>
            <w:vAlign w:val="center"/>
          </w:tcPr>
          <w:p w14:paraId="6F914282" w14:textId="77777777" w:rsidR="0072478B" w:rsidRPr="00B85E8A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32B16851" w14:textId="63690D72" w:rsidR="0072478B" w:rsidRPr="00A71B11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5AFBC543" w14:textId="2C3ECD99" w:rsidR="0072478B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369EC">
              <w:rPr>
                <w:rFonts w:cstheme="minorHAnsi"/>
              </w:rPr>
              <w:t>QMenuBar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07CB9361" w14:textId="0C832F65" w:rsidR="0072478B" w:rsidRPr="005446FC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1A6F09F7" w14:textId="77777777" w:rsidTr="00724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6686BFBA" w14:textId="23FDDAF4" w:rsidR="0072478B" w:rsidRDefault="0072478B" w:rsidP="00AA4854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menuOptions</w:t>
            </w:r>
            <w:proofErr w:type="spellEnd"/>
          </w:p>
        </w:tc>
        <w:tc>
          <w:tcPr>
            <w:tcW w:w="3085" w:type="dxa"/>
            <w:vAlign w:val="center"/>
          </w:tcPr>
          <w:p w14:paraId="5A76222D" w14:textId="77777777" w:rsidR="0072478B" w:rsidRPr="00B85E8A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010A0FDD" w14:textId="5035AA5A" w:rsidR="0072478B" w:rsidRPr="00A71B11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7A0F39E5" w14:textId="49AAF842" w:rsidR="0072478B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369EC">
              <w:rPr>
                <w:rFonts w:cstheme="minorHAnsi"/>
              </w:rPr>
              <w:t>QMenu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352CF144" w14:textId="1FBDE712" w:rsidR="0072478B" w:rsidRPr="005446FC" w:rsidRDefault="0072478B" w:rsidP="00AA48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  <w:tr w:rsidR="0072478B" w:rsidRPr="00B85E8A" w14:paraId="62413D84" w14:textId="77777777" w:rsidTr="00724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01D6798" w14:textId="2C76C606" w:rsidR="0072478B" w:rsidRDefault="0072478B" w:rsidP="00AA4854">
            <w:pPr>
              <w:jc w:val="center"/>
              <w:rPr>
                <w:rFonts w:cstheme="minorHAnsi"/>
                <w:b w:val="0"/>
                <w:bCs w:val="0"/>
              </w:rPr>
            </w:pPr>
            <w:proofErr w:type="spellStart"/>
            <w:r w:rsidRPr="007B2517">
              <w:rPr>
                <w:rFonts w:cstheme="minorHAnsi"/>
                <w:b w:val="0"/>
                <w:bCs w:val="0"/>
              </w:rPr>
              <w:t>statusbar</w:t>
            </w:r>
            <w:proofErr w:type="spellEnd"/>
          </w:p>
        </w:tc>
        <w:tc>
          <w:tcPr>
            <w:tcW w:w="3085" w:type="dxa"/>
            <w:vAlign w:val="center"/>
          </w:tcPr>
          <w:p w14:paraId="731C03AA" w14:textId="77777777" w:rsidR="0072478B" w:rsidRPr="00B85E8A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560" w:type="dxa"/>
          </w:tcPr>
          <w:p w14:paraId="14C57B9C" w14:textId="35D513AA" w:rsidR="0072478B" w:rsidRPr="00A71B11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5347">
              <w:rPr>
                <w:rFonts w:cstheme="minorHAnsi"/>
              </w:rPr>
              <w:t>public</w:t>
            </w:r>
          </w:p>
        </w:tc>
        <w:tc>
          <w:tcPr>
            <w:tcW w:w="1842" w:type="dxa"/>
            <w:vAlign w:val="center"/>
          </w:tcPr>
          <w:p w14:paraId="7723C40B" w14:textId="713998E2" w:rsidR="0072478B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369EC">
              <w:rPr>
                <w:rFonts w:cstheme="minorHAnsi"/>
              </w:rPr>
              <w:t>QStatusBar</w:t>
            </w:r>
            <w:proofErr w:type="spellEnd"/>
            <w:r>
              <w:rPr>
                <w:rFonts w:cstheme="minorHAnsi"/>
              </w:rPr>
              <w:t>*</w:t>
            </w:r>
          </w:p>
        </w:tc>
        <w:tc>
          <w:tcPr>
            <w:tcW w:w="1134" w:type="dxa"/>
          </w:tcPr>
          <w:p w14:paraId="3224D8ED" w14:textId="53566BEA" w:rsidR="0072478B" w:rsidRPr="005446FC" w:rsidRDefault="0072478B" w:rsidP="00AA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D5A7A">
              <w:rPr>
                <w:rFonts w:cstheme="minorHAnsi"/>
              </w:rPr>
              <w:t>View</w:t>
            </w:r>
          </w:p>
        </w:tc>
      </w:tr>
    </w:tbl>
    <w:p w14:paraId="102AABC9" w14:textId="77777777" w:rsidR="007A7135" w:rsidRPr="007E16B2" w:rsidRDefault="007A7135" w:rsidP="0039663A">
      <w:pPr>
        <w:spacing w:after="0"/>
        <w:jc w:val="both"/>
        <w:rPr>
          <w:rFonts w:cstheme="minorHAnsi"/>
        </w:rPr>
      </w:pPr>
    </w:p>
    <w:p w14:paraId="2430B1D8" w14:textId="77777777" w:rsidR="007A7135" w:rsidRDefault="007A7135" w:rsidP="007A7135">
      <w:pPr>
        <w:jc w:val="both"/>
        <w:rPr>
          <w:rFonts w:cstheme="minorHAnsi"/>
        </w:rPr>
      </w:pPr>
    </w:p>
    <w:p w14:paraId="179E61E8" w14:textId="18382649" w:rsidR="0090483A" w:rsidRPr="0090483A" w:rsidRDefault="00076CC3" w:rsidP="00AB09F7">
      <w:pPr>
        <w:pStyle w:val="Titre1"/>
        <w:numPr>
          <w:ilvl w:val="0"/>
          <w:numId w:val="9"/>
        </w:numPr>
      </w:pPr>
      <w:r>
        <w:lastRenderedPageBreak/>
        <w:t xml:space="preserve">Diagramme </w:t>
      </w:r>
      <w:r w:rsidR="00C071D8">
        <w:t>de structure de l’interface proposée</w:t>
      </w:r>
      <w:r w:rsidR="002A20E3">
        <w:t>.</w:t>
      </w:r>
    </w:p>
    <w:p w14:paraId="4F15FB42" w14:textId="77777777" w:rsidR="004031B0" w:rsidRDefault="004031B0" w:rsidP="004F1DE7">
      <w:pPr>
        <w:jc w:val="both"/>
        <w:rPr>
          <w:rFonts w:cstheme="minorHAnsi"/>
        </w:rPr>
      </w:pPr>
    </w:p>
    <w:p w14:paraId="24E54C3F" w14:textId="76C3C2D2" w:rsidR="004F1DE7" w:rsidRDefault="0090483A" w:rsidP="004F1DE7">
      <w:pPr>
        <w:jc w:val="both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9272" behindDoc="0" locked="0" layoutInCell="1" allowOverlap="1" wp14:anchorId="4C36014E" wp14:editId="2631129F">
            <wp:simplePos x="0" y="0"/>
            <wp:positionH relativeFrom="margin">
              <wp:align>center</wp:align>
            </wp:positionH>
            <wp:positionV relativeFrom="paragraph">
              <wp:posOffset>506811</wp:posOffset>
            </wp:positionV>
            <wp:extent cx="6859905" cy="2600960"/>
            <wp:effectExtent l="0" t="0" r="0" b="889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90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</w:rPr>
        <w:t>Voici ci-dessous le diagramme de structure de l’interface de notre application, avec les noms des objets identiques aux noms des objets de notre application.</w:t>
      </w:r>
    </w:p>
    <w:p w14:paraId="41657026" w14:textId="2321D54A" w:rsidR="004F1DE7" w:rsidRDefault="004F1DE7" w:rsidP="004F1DE7">
      <w:pPr>
        <w:jc w:val="both"/>
        <w:rPr>
          <w:rFonts w:cstheme="minorHAnsi"/>
        </w:rPr>
      </w:pPr>
    </w:p>
    <w:p w14:paraId="5A5FD585" w14:textId="77777777" w:rsidR="00C67DE2" w:rsidRPr="004F1DE7" w:rsidRDefault="00C67DE2" w:rsidP="004F1DE7">
      <w:pPr>
        <w:jc w:val="both"/>
        <w:rPr>
          <w:rFonts w:cstheme="minorHAnsi"/>
        </w:rPr>
      </w:pPr>
    </w:p>
    <w:p w14:paraId="2939258A" w14:textId="2B900381" w:rsidR="004F1DE7" w:rsidRDefault="00C071D8" w:rsidP="00712787">
      <w:pPr>
        <w:pStyle w:val="Titre1"/>
        <w:numPr>
          <w:ilvl w:val="0"/>
          <w:numId w:val="9"/>
        </w:numPr>
      </w:pPr>
      <w:r>
        <w:t>Modèle État/Transition du contrôle.</w:t>
      </w:r>
    </w:p>
    <w:p w14:paraId="24D9FB80" w14:textId="3F0CDA84" w:rsidR="00C93970" w:rsidRDefault="00C93970" w:rsidP="004F1DE7">
      <w:pPr>
        <w:jc w:val="both"/>
        <w:rPr>
          <w:rFonts w:cstheme="minorHAnsi"/>
        </w:rPr>
      </w:pPr>
    </w:p>
    <w:p w14:paraId="72E5BA30" w14:textId="3F0C0573" w:rsidR="004F1DE7" w:rsidRDefault="00A13C4B" w:rsidP="004F1DE7">
      <w:pPr>
        <w:jc w:val="both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60296" behindDoc="0" locked="0" layoutInCell="1" allowOverlap="1" wp14:anchorId="1E98067E" wp14:editId="1E0B2D34">
            <wp:simplePos x="0" y="0"/>
            <wp:positionH relativeFrom="margin">
              <wp:align>center</wp:align>
            </wp:positionH>
            <wp:positionV relativeFrom="paragraph">
              <wp:posOffset>372021</wp:posOffset>
            </wp:positionV>
            <wp:extent cx="7268845" cy="3342005"/>
            <wp:effectExtent l="0" t="0" r="8255" b="0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884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</w:rPr>
        <w:t xml:space="preserve">Voici ci-dessous le diagramme </w:t>
      </w:r>
      <w:r>
        <w:rPr>
          <w:rFonts w:cstheme="minorHAnsi"/>
        </w:rPr>
        <w:t xml:space="preserve">État/Transition </w:t>
      </w:r>
      <w:r w:rsidR="006D0EDC">
        <w:rPr>
          <w:rFonts w:cstheme="minorHAnsi"/>
        </w:rPr>
        <w:t xml:space="preserve">de </w:t>
      </w:r>
      <w:r>
        <w:rPr>
          <w:rFonts w:cstheme="minorHAnsi"/>
        </w:rPr>
        <w:t xml:space="preserve">notre </w:t>
      </w:r>
      <w:proofErr w:type="spellStart"/>
      <w:r w:rsidR="006D0EDC">
        <w:rPr>
          <w:rFonts w:cstheme="minorHAnsi"/>
        </w:rPr>
        <w:t>controller</w:t>
      </w:r>
      <w:proofErr w:type="spellEnd"/>
      <w:r>
        <w:rPr>
          <w:rFonts w:cstheme="minorHAnsi"/>
        </w:rPr>
        <w:t>, avec les noms des objets identiques aux noms des objets de notre application</w:t>
      </w:r>
      <w:r>
        <w:rPr>
          <w:rFonts w:cstheme="minorHAnsi"/>
          <w:noProof/>
        </w:rPr>
        <w:t>.</w:t>
      </w:r>
    </w:p>
    <w:p w14:paraId="5B3D21B6" w14:textId="77777777" w:rsidR="00C41CC1" w:rsidRPr="004F1DE7" w:rsidRDefault="00C41CC1" w:rsidP="004F1DE7">
      <w:pPr>
        <w:jc w:val="both"/>
        <w:rPr>
          <w:rFonts w:cstheme="minorHAnsi"/>
        </w:rPr>
      </w:pPr>
    </w:p>
    <w:p w14:paraId="287111EE" w14:textId="442E036B" w:rsidR="004F1DE7" w:rsidRDefault="00C071D8" w:rsidP="00712787">
      <w:pPr>
        <w:pStyle w:val="Titre1"/>
        <w:numPr>
          <w:ilvl w:val="0"/>
          <w:numId w:val="9"/>
        </w:numPr>
      </w:pPr>
      <w:r>
        <w:lastRenderedPageBreak/>
        <w:t>Modèle de classe incluant tous les objets Qt et les dépendances.</w:t>
      </w:r>
    </w:p>
    <w:p w14:paraId="765840B3" w14:textId="0B8DA375" w:rsidR="00C071D8" w:rsidRDefault="00C071D8" w:rsidP="00C071D8">
      <w:pPr>
        <w:jc w:val="both"/>
        <w:rPr>
          <w:rFonts w:cstheme="minorHAnsi"/>
        </w:rPr>
      </w:pPr>
    </w:p>
    <w:p w14:paraId="53C47886" w14:textId="77777777" w:rsidR="00D3731A" w:rsidRDefault="00D3731A" w:rsidP="00C071D8">
      <w:pPr>
        <w:jc w:val="both"/>
        <w:rPr>
          <w:rFonts w:cstheme="minorHAnsi"/>
        </w:rPr>
      </w:pPr>
    </w:p>
    <w:p w14:paraId="12D06989" w14:textId="77777777" w:rsidR="00C071D8" w:rsidRPr="00C071D8" w:rsidRDefault="00C071D8" w:rsidP="00C071D8">
      <w:pPr>
        <w:jc w:val="both"/>
        <w:rPr>
          <w:rFonts w:cstheme="minorHAnsi"/>
        </w:rPr>
      </w:pPr>
    </w:p>
    <w:p w14:paraId="77588F94" w14:textId="0D5AAFE7" w:rsidR="00C071D8" w:rsidRDefault="00C071D8" w:rsidP="00712787">
      <w:pPr>
        <w:pStyle w:val="Titre1"/>
        <w:numPr>
          <w:ilvl w:val="0"/>
          <w:numId w:val="9"/>
        </w:numPr>
      </w:pPr>
      <w:r>
        <w:t>Évaluation de la nouvelle interface.</w:t>
      </w:r>
    </w:p>
    <w:p w14:paraId="18E655D3" w14:textId="42563A3F" w:rsidR="004F1DE7" w:rsidRDefault="004F1DE7" w:rsidP="004F1DE7">
      <w:pPr>
        <w:jc w:val="both"/>
        <w:rPr>
          <w:rFonts w:cstheme="minorHAnsi"/>
        </w:rPr>
      </w:pPr>
    </w:p>
    <w:p w14:paraId="010561E6" w14:textId="77777777" w:rsidR="004F1DE7" w:rsidRPr="004F1DE7" w:rsidRDefault="004F1DE7" w:rsidP="004F1DE7">
      <w:pPr>
        <w:jc w:val="both"/>
        <w:rPr>
          <w:rFonts w:cstheme="minorHAnsi"/>
        </w:rPr>
      </w:pPr>
    </w:p>
    <w:p w14:paraId="4858548D" w14:textId="77777777" w:rsidR="00883D14" w:rsidRPr="005B712C" w:rsidRDefault="00883D14" w:rsidP="003E25C4">
      <w:pPr>
        <w:jc w:val="both"/>
        <w:rPr>
          <w:rFonts w:cstheme="minorHAnsi"/>
        </w:rPr>
      </w:pPr>
    </w:p>
    <w:sectPr w:rsidR="00883D14" w:rsidRPr="005B712C" w:rsidSect="005E15B3">
      <w:foot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DB621" w14:textId="77777777" w:rsidR="00370994" w:rsidRDefault="00370994" w:rsidP="00AD1B54">
      <w:pPr>
        <w:spacing w:after="0" w:line="240" w:lineRule="auto"/>
      </w:pPr>
      <w:r>
        <w:separator/>
      </w:r>
    </w:p>
  </w:endnote>
  <w:endnote w:type="continuationSeparator" w:id="0">
    <w:p w14:paraId="349C95C1" w14:textId="77777777" w:rsidR="00370994" w:rsidRDefault="00370994" w:rsidP="00AD1B54">
      <w:pPr>
        <w:spacing w:after="0" w:line="240" w:lineRule="auto"/>
      </w:pPr>
      <w:r>
        <w:continuationSeparator/>
      </w:r>
    </w:p>
  </w:endnote>
  <w:endnote w:type="continuationNotice" w:id="1">
    <w:p w14:paraId="41D2C1B3" w14:textId="77777777" w:rsidR="00370994" w:rsidRDefault="003709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1"/>
      <w:gridCol w:w="4521"/>
    </w:tblGrid>
    <w:tr w:rsidR="00370994" w14:paraId="5DC62720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4F257A5" w14:textId="77777777" w:rsidR="00370994" w:rsidRDefault="00370994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0019184E" w14:textId="77777777" w:rsidR="00370994" w:rsidRDefault="00370994">
          <w:pPr>
            <w:pStyle w:val="En-tte"/>
            <w:jc w:val="right"/>
            <w:rPr>
              <w:caps/>
              <w:sz w:val="18"/>
            </w:rPr>
          </w:pPr>
        </w:p>
      </w:tc>
    </w:tr>
    <w:tr w:rsidR="00370994" w14:paraId="1144BDBF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49D59897121347C4824C17385D0D7F9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15D7D8B6" w14:textId="16DF7D73" w:rsidR="00370994" w:rsidRDefault="00370994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RAPORT DE T</w:t>
              </w:r>
              <w:r w:rsidR="00BA3687">
                <w:rPr>
                  <w:caps/>
                  <w:color w:val="808080" w:themeColor="background1" w:themeShade="80"/>
                  <w:sz w:val="18"/>
                  <w:szCs w:val="18"/>
                </w:rPr>
                <w:t>P FITTS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4A17651" w14:textId="77777777" w:rsidR="00370994" w:rsidRDefault="00370994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D81F2F8" w14:textId="7AB976DF" w:rsidR="00370994" w:rsidRDefault="0037099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835B8" w14:textId="77777777" w:rsidR="00370994" w:rsidRDefault="00370994" w:rsidP="00AD1B54">
      <w:pPr>
        <w:spacing w:after="0" w:line="240" w:lineRule="auto"/>
      </w:pPr>
      <w:r>
        <w:separator/>
      </w:r>
    </w:p>
  </w:footnote>
  <w:footnote w:type="continuationSeparator" w:id="0">
    <w:p w14:paraId="0ABAE431" w14:textId="77777777" w:rsidR="00370994" w:rsidRDefault="00370994" w:rsidP="00AD1B54">
      <w:pPr>
        <w:spacing w:after="0" w:line="240" w:lineRule="auto"/>
      </w:pPr>
      <w:r>
        <w:continuationSeparator/>
      </w:r>
    </w:p>
  </w:footnote>
  <w:footnote w:type="continuationNotice" w:id="1">
    <w:p w14:paraId="7111F5EF" w14:textId="77777777" w:rsidR="00370994" w:rsidRDefault="0037099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A5DCF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4F91234"/>
    <w:multiLevelType w:val="hybridMultilevel"/>
    <w:tmpl w:val="040C001D"/>
    <w:lvl w:ilvl="0" w:tplc="78827FDA">
      <w:start w:val="1"/>
      <w:numFmt w:val="decimal"/>
      <w:lvlText w:val="%1)"/>
      <w:lvlJc w:val="left"/>
      <w:pPr>
        <w:ind w:left="360" w:hanging="360"/>
      </w:pPr>
    </w:lvl>
    <w:lvl w:ilvl="1" w:tplc="32540858">
      <w:start w:val="1"/>
      <w:numFmt w:val="lowerLetter"/>
      <w:lvlText w:val="%2)"/>
      <w:lvlJc w:val="left"/>
      <w:pPr>
        <w:ind w:left="720" w:hanging="360"/>
      </w:pPr>
    </w:lvl>
    <w:lvl w:ilvl="2" w:tplc="598CE1BA">
      <w:start w:val="1"/>
      <w:numFmt w:val="lowerRoman"/>
      <w:lvlText w:val="%3)"/>
      <w:lvlJc w:val="left"/>
      <w:pPr>
        <w:ind w:left="1080" w:hanging="360"/>
      </w:pPr>
    </w:lvl>
    <w:lvl w:ilvl="3" w:tplc="3746E2FA">
      <w:start w:val="1"/>
      <w:numFmt w:val="decimal"/>
      <w:lvlText w:val="(%4)"/>
      <w:lvlJc w:val="left"/>
      <w:pPr>
        <w:ind w:left="1440" w:hanging="360"/>
      </w:pPr>
    </w:lvl>
    <w:lvl w:ilvl="4" w:tplc="505E7C0A">
      <w:start w:val="1"/>
      <w:numFmt w:val="lowerLetter"/>
      <w:lvlText w:val="(%5)"/>
      <w:lvlJc w:val="left"/>
      <w:pPr>
        <w:ind w:left="1800" w:hanging="360"/>
      </w:pPr>
    </w:lvl>
    <w:lvl w:ilvl="5" w:tplc="EED04C90">
      <w:start w:val="1"/>
      <w:numFmt w:val="lowerRoman"/>
      <w:lvlText w:val="(%6)"/>
      <w:lvlJc w:val="left"/>
      <w:pPr>
        <w:ind w:left="2160" w:hanging="360"/>
      </w:pPr>
    </w:lvl>
    <w:lvl w:ilvl="6" w:tplc="959AC9AE">
      <w:start w:val="1"/>
      <w:numFmt w:val="decimal"/>
      <w:lvlText w:val="%7."/>
      <w:lvlJc w:val="left"/>
      <w:pPr>
        <w:ind w:left="2520" w:hanging="360"/>
      </w:pPr>
    </w:lvl>
    <w:lvl w:ilvl="7" w:tplc="D26E71C8">
      <w:start w:val="1"/>
      <w:numFmt w:val="lowerLetter"/>
      <w:lvlText w:val="%8."/>
      <w:lvlJc w:val="left"/>
      <w:pPr>
        <w:ind w:left="2880" w:hanging="360"/>
      </w:pPr>
    </w:lvl>
    <w:lvl w:ilvl="8" w:tplc="6E3A1AEE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C631870"/>
    <w:multiLevelType w:val="hybridMultilevel"/>
    <w:tmpl w:val="E61655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70D23"/>
    <w:multiLevelType w:val="hybridMultilevel"/>
    <w:tmpl w:val="F7480A0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D65CE"/>
    <w:multiLevelType w:val="hybridMultilevel"/>
    <w:tmpl w:val="4C48C58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6F4703"/>
    <w:multiLevelType w:val="hybridMultilevel"/>
    <w:tmpl w:val="7DBAB6C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235D8"/>
    <w:multiLevelType w:val="hybridMultilevel"/>
    <w:tmpl w:val="AA4A48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C82AEA"/>
    <w:multiLevelType w:val="hybridMultilevel"/>
    <w:tmpl w:val="C09E25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107226"/>
    <w:multiLevelType w:val="hybridMultilevel"/>
    <w:tmpl w:val="EA684E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3"/>
  </w:num>
  <w:num w:numId="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urélien GOUY">
    <w15:presenceInfo w15:providerId="AD" w15:userId="S::aurelien.gouy@utbm.fr::7d096919-2f50-40cf-87a7-d53fb50757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hideSpellingErrors/>
  <w:hideGrammaticalErrors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DB"/>
    <w:rsid w:val="00000B02"/>
    <w:rsid w:val="00001646"/>
    <w:rsid w:val="0000403C"/>
    <w:rsid w:val="00004E7D"/>
    <w:rsid w:val="00014C78"/>
    <w:rsid w:val="0001563B"/>
    <w:rsid w:val="000156EF"/>
    <w:rsid w:val="00017175"/>
    <w:rsid w:val="00022A1D"/>
    <w:rsid w:val="00026F54"/>
    <w:rsid w:val="00033E09"/>
    <w:rsid w:val="0003495B"/>
    <w:rsid w:val="000352DC"/>
    <w:rsid w:val="00035799"/>
    <w:rsid w:val="000455DB"/>
    <w:rsid w:val="00045699"/>
    <w:rsid w:val="00055613"/>
    <w:rsid w:val="0006271F"/>
    <w:rsid w:val="0006339C"/>
    <w:rsid w:val="000701FB"/>
    <w:rsid w:val="000714C7"/>
    <w:rsid w:val="00074181"/>
    <w:rsid w:val="000752B5"/>
    <w:rsid w:val="00076CC3"/>
    <w:rsid w:val="00080231"/>
    <w:rsid w:val="000817EE"/>
    <w:rsid w:val="00083C85"/>
    <w:rsid w:val="00083EDC"/>
    <w:rsid w:val="00085EDA"/>
    <w:rsid w:val="0008689B"/>
    <w:rsid w:val="00087188"/>
    <w:rsid w:val="00091FB6"/>
    <w:rsid w:val="00092229"/>
    <w:rsid w:val="0009574E"/>
    <w:rsid w:val="000A19A4"/>
    <w:rsid w:val="000A251E"/>
    <w:rsid w:val="000A43CB"/>
    <w:rsid w:val="000A661A"/>
    <w:rsid w:val="000C3042"/>
    <w:rsid w:val="000C5009"/>
    <w:rsid w:val="000D3C27"/>
    <w:rsid w:val="000D6C05"/>
    <w:rsid w:val="000D7ED6"/>
    <w:rsid w:val="000F214E"/>
    <w:rsid w:val="000F7E6C"/>
    <w:rsid w:val="0010438D"/>
    <w:rsid w:val="00104CCE"/>
    <w:rsid w:val="0010547E"/>
    <w:rsid w:val="00111B82"/>
    <w:rsid w:val="00111E41"/>
    <w:rsid w:val="00115A2D"/>
    <w:rsid w:val="0012431B"/>
    <w:rsid w:val="00125ADC"/>
    <w:rsid w:val="00126272"/>
    <w:rsid w:val="00134ADD"/>
    <w:rsid w:val="00134E42"/>
    <w:rsid w:val="00134F0A"/>
    <w:rsid w:val="0013701F"/>
    <w:rsid w:val="00140FDA"/>
    <w:rsid w:val="00146274"/>
    <w:rsid w:val="00147A38"/>
    <w:rsid w:val="00147FF1"/>
    <w:rsid w:val="00151880"/>
    <w:rsid w:val="00155279"/>
    <w:rsid w:val="001602B2"/>
    <w:rsid w:val="00161F7B"/>
    <w:rsid w:val="00167392"/>
    <w:rsid w:val="001761A9"/>
    <w:rsid w:val="0017693F"/>
    <w:rsid w:val="00181F96"/>
    <w:rsid w:val="00182FD4"/>
    <w:rsid w:val="0018626A"/>
    <w:rsid w:val="00193791"/>
    <w:rsid w:val="00194187"/>
    <w:rsid w:val="0019613C"/>
    <w:rsid w:val="001A47C7"/>
    <w:rsid w:val="001A5727"/>
    <w:rsid w:val="001A6D37"/>
    <w:rsid w:val="001B5693"/>
    <w:rsid w:val="001C46E8"/>
    <w:rsid w:val="001C7EF6"/>
    <w:rsid w:val="001D07AD"/>
    <w:rsid w:val="001D0FB6"/>
    <w:rsid w:val="001D14D6"/>
    <w:rsid w:val="001D248A"/>
    <w:rsid w:val="001D3125"/>
    <w:rsid w:val="001D785E"/>
    <w:rsid w:val="001E3FDC"/>
    <w:rsid w:val="001E584D"/>
    <w:rsid w:val="001F0086"/>
    <w:rsid w:val="001F20C1"/>
    <w:rsid w:val="001F6916"/>
    <w:rsid w:val="0020136A"/>
    <w:rsid w:val="002051D0"/>
    <w:rsid w:val="00206593"/>
    <w:rsid w:val="00224621"/>
    <w:rsid w:val="0022532A"/>
    <w:rsid w:val="002254C6"/>
    <w:rsid w:val="00233FFE"/>
    <w:rsid w:val="00234222"/>
    <w:rsid w:val="00236183"/>
    <w:rsid w:val="002365C4"/>
    <w:rsid w:val="00236FB1"/>
    <w:rsid w:val="002378B5"/>
    <w:rsid w:val="00237AF9"/>
    <w:rsid w:val="00240531"/>
    <w:rsid w:val="00244AEF"/>
    <w:rsid w:val="00244B74"/>
    <w:rsid w:val="00246F0D"/>
    <w:rsid w:val="00250755"/>
    <w:rsid w:val="002522F4"/>
    <w:rsid w:val="00252E89"/>
    <w:rsid w:val="00254B68"/>
    <w:rsid w:val="00260C64"/>
    <w:rsid w:val="002618BF"/>
    <w:rsid w:val="00261C01"/>
    <w:rsid w:val="00261D48"/>
    <w:rsid w:val="00265877"/>
    <w:rsid w:val="00266B1C"/>
    <w:rsid w:val="00267260"/>
    <w:rsid w:val="002735D3"/>
    <w:rsid w:val="00274D43"/>
    <w:rsid w:val="00275F3D"/>
    <w:rsid w:val="00276E8D"/>
    <w:rsid w:val="002830F9"/>
    <w:rsid w:val="0028322A"/>
    <w:rsid w:val="00283372"/>
    <w:rsid w:val="00287779"/>
    <w:rsid w:val="00295996"/>
    <w:rsid w:val="002A20E3"/>
    <w:rsid w:val="002A5E0F"/>
    <w:rsid w:val="002A6F86"/>
    <w:rsid w:val="002B022E"/>
    <w:rsid w:val="002B35AC"/>
    <w:rsid w:val="002B44F5"/>
    <w:rsid w:val="002C0921"/>
    <w:rsid w:val="002C2039"/>
    <w:rsid w:val="002C4D2B"/>
    <w:rsid w:val="002C6C84"/>
    <w:rsid w:val="002D3C0E"/>
    <w:rsid w:val="002D5E19"/>
    <w:rsid w:val="002E2810"/>
    <w:rsid w:val="002E37FF"/>
    <w:rsid w:val="002E3F1B"/>
    <w:rsid w:val="002E6E79"/>
    <w:rsid w:val="002F16E8"/>
    <w:rsid w:val="002F3F43"/>
    <w:rsid w:val="002F7133"/>
    <w:rsid w:val="003010E3"/>
    <w:rsid w:val="0030413C"/>
    <w:rsid w:val="00312B74"/>
    <w:rsid w:val="0031624C"/>
    <w:rsid w:val="00317ACA"/>
    <w:rsid w:val="00320CF0"/>
    <w:rsid w:val="0032123A"/>
    <w:rsid w:val="00322C87"/>
    <w:rsid w:val="00324B9B"/>
    <w:rsid w:val="003274B7"/>
    <w:rsid w:val="00330F57"/>
    <w:rsid w:val="003326D6"/>
    <w:rsid w:val="00335F42"/>
    <w:rsid w:val="003369EC"/>
    <w:rsid w:val="00336E5E"/>
    <w:rsid w:val="003449FC"/>
    <w:rsid w:val="00345667"/>
    <w:rsid w:val="00347F32"/>
    <w:rsid w:val="00352B77"/>
    <w:rsid w:val="00352E94"/>
    <w:rsid w:val="00352ED4"/>
    <w:rsid w:val="003606CA"/>
    <w:rsid w:val="003657EB"/>
    <w:rsid w:val="003671E5"/>
    <w:rsid w:val="003701D7"/>
    <w:rsid w:val="00370994"/>
    <w:rsid w:val="00372BCA"/>
    <w:rsid w:val="003742A4"/>
    <w:rsid w:val="0038320B"/>
    <w:rsid w:val="003837DB"/>
    <w:rsid w:val="0039015B"/>
    <w:rsid w:val="0039663A"/>
    <w:rsid w:val="00396C78"/>
    <w:rsid w:val="003A71B7"/>
    <w:rsid w:val="003A7EAF"/>
    <w:rsid w:val="003B0B4E"/>
    <w:rsid w:val="003B3C0F"/>
    <w:rsid w:val="003B5A0C"/>
    <w:rsid w:val="003B7A5E"/>
    <w:rsid w:val="003C0442"/>
    <w:rsid w:val="003C06CE"/>
    <w:rsid w:val="003C1CA3"/>
    <w:rsid w:val="003D09C4"/>
    <w:rsid w:val="003D0A55"/>
    <w:rsid w:val="003D2C75"/>
    <w:rsid w:val="003D546E"/>
    <w:rsid w:val="003E0723"/>
    <w:rsid w:val="003E188A"/>
    <w:rsid w:val="003E2188"/>
    <w:rsid w:val="003E25C4"/>
    <w:rsid w:val="003E6137"/>
    <w:rsid w:val="003E65EC"/>
    <w:rsid w:val="003F3ED8"/>
    <w:rsid w:val="00401AD7"/>
    <w:rsid w:val="004031B0"/>
    <w:rsid w:val="00406FE9"/>
    <w:rsid w:val="00407CF6"/>
    <w:rsid w:val="0041049A"/>
    <w:rsid w:val="00422815"/>
    <w:rsid w:val="00423460"/>
    <w:rsid w:val="004236E7"/>
    <w:rsid w:val="00423B3F"/>
    <w:rsid w:val="00432778"/>
    <w:rsid w:val="0043779B"/>
    <w:rsid w:val="00444918"/>
    <w:rsid w:val="004456F3"/>
    <w:rsid w:val="00447318"/>
    <w:rsid w:val="00447EC1"/>
    <w:rsid w:val="00450ACB"/>
    <w:rsid w:val="00451EB8"/>
    <w:rsid w:val="004759F1"/>
    <w:rsid w:val="004819B8"/>
    <w:rsid w:val="00484A5F"/>
    <w:rsid w:val="0048632C"/>
    <w:rsid w:val="00490139"/>
    <w:rsid w:val="004915F0"/>
    <w:rsid w:val="004A12D5"/>
    <w:rsid w:val="004A2F04"/>
    <w:rsid w:val="004A3079"/>
    <w:rsid w:val="004B0B75"/>
    <w:rsid w:val="004B1A05"/>
    <w:rsid w:val="004B7182"/>
    <w:rsid w:val="004C42DF"/>
    <w:rsid w:val="004C70B7"/>
    <w:rsid w:val="004C7A47"/>
    <w:rsid w:val="004D2AFC"/>
    <w:rsid w:val="004D32B5"/>
    <w:rsid w:val="004D62D4"/>
    <w:rsid w:val="004D6DA5"/>
    <w:rsid w:val="004E1734"/>
    <w:rsid w:val="004E2E35"/>
    <w:rsid w:val="004E7808"/>
    <w:rsid w:val="004F1DE7"/>
    <w:rsid w:val="004F2439"/>
    <w:rsid w:val="004F46D4"/>
    <w:rsid w:val="004F4BD5"/>
    <w:rsid w:val="004F6877"/>
    <w:rsid w:val="00501549"/>
    <w:rsid w:val="00502471"/>
    <w:rsid w:val="00506FFF"/>
    <w:rsid w:val="0051008D"/>
    <w:rsid w:val="0051425D"/>
    <w:rsid w:val="0052222B"/>
    <w:rsid w:val="0052237D"/>
    <w:rsid w:val="00523DBB"/>
    <w:rsid w:val="00525E33"/>
    <w:rsid w:val="005338BA"/>
    <w:rsid w:val="00535032"/>
    <w:rsid w:val="005403AB"/>
    <w:rsid w:val="00545FD3"/>
    <w:rsid w:val="005471D7"/>
    <w:rsid w:val="0055117F"/>
    <w:rsid w:val="00552182"/>
    <w:rsid w:val="00563E53"/>
    <w:rsid w:val="00567122"/>
    <w:rsid w:val="00570FB6"/>
    <w:rsid w:val="005733F5"/>
    <w:rsid w:val="0057504E"/>
    <w:rsid w:val="0057616B"/>
    <w:rsid w:val="005876A1"/>
    <w:rsid w:val="005912CC"/>
    <w:rsid w:val="00596F40"/>
    <w:rsid w:val="00597971"/>
    <w:rsid w:val="00597B2D"/>
    <w:rsid w:val="005A11E7"/>
    <w:rsid w:val="005A5A4D"/>
    <w:rsid w:val="005B137A"/>
    <w:rsid w:val="005B4A6E"/>
    <w:rsid w:val="005B559A"/>
    <w:rsid w:val="005B712C"/>
    <w:rsid w:val="005C2800"/>
    <w:rsid w:val="005C5B0F"/>
    <w:rsid w:val="005C65A9"/>
    <w:rsid w:val="005D3230"/>
    <w:rsid w:val="005D4DB4"/>
    <w:rsid w:val="005E0B75"/>
    <w:rsid w:val="005E15B3"/>
    <w:rsid w:val="005F18EB"/>
    <w:rsid w:val="0060248F"/>
    <w:rsid w:val="0060464F"/>
    <w:rsid w:val="00611202"/>
    <w:rsid w:val="006117BF"/>
    <w:rsid w:val="00613988"/>
    <w:rsid w:val="00621A13"/>
    <w:rsid w:val="00624A91"/>
    <w:rsid w:val="00627255"/>
    <w:rsid w:val="006312E2"/>
    <w:rsid w:val="00634C07"/>
    <w:rsid w:val="006424FE"/>
    <w:rsid w:val="00643BD7"/>
    <w:rsid w:val="0065082A"/>
    <w:rsid w:val="006531B5"/>
    <w:rsid w:val="00656A17"/>
    <w:rsid w:val="00661426"/>
    <w:rsid w:val="00661DAA"/>
    <w:rsid w:val="0066306F"/>
    <w:rsid w:val="00667CED"/>
    <w:rsid w:val="00667E3A"/>
    <w:rsid w:val="006729B9"/>
    <w:rsid w:val="006815B3"/>
    <w:rsid w:val="00683593"/>
    <w:rsid w:val="00690288"/>
    <w:rsid w:val="0069188A"/>
    <w:rsid w:val="006932AB"/>
    <w:rsid w:val="006944ED"/>
    <w:rsid w:val="00696FEC"/>
    <w:rsid w:val="006A3DA7"/>
    <w:rsid w:val="006A5758"/>
    <w:rsid w:val="006A59A9"/>
    <w:rsid w:val="006A71D0"/>
    <w:rsid w:val="006B41E4"/>
    <w:rsid w:val="006B657E"/>
    <w:rsid w:val="006C155C"/>
    <w:rsid w:val="006D0EDC"/>
    <w:rsid w:val="006D53F5"/>
    <w:rsid w:val="006D70B9"/>
    <w:rsid w:val="006E1422"/>
    <w:rsid w:val="006F45B3"/>
    <w:rsid w:val="006F5DD1"/>
    <w:rsid w:val="007037E0"/>
    <w:rsid w:val="00704DA4"/>
    <w:rsid w:val="00705AE2"/>
    <w:rsid w:val="00712787"/>
    <w:rsid w:val="00714DAC"/>
    <w:rsid w:val="0071571A"/>
    <w:rsid w:val="00723DD1"/>
    <w:rsid w:val="0072478B"/>
    <w:rsid w:val="00726C1D"/>
    <w:rsid w:val="00732A1F"/>
    <w:rsid w:val="00735E15"/>
    <w:rsid w:val="0073690B"/>
    <w:rsid w:val="00737EAF"/>
    <w:rsid w:val="00740C4B"/>
    <w:rsid w:val="00742C0A"/>
    <w:rsid w:val="00745D82"/>
    <w:rsid w:val="0076168A"/>
    <w:rsid w:val="00773BF0"/>
    <w:rsid w:val="007803F3"/>
    <w:rsid w:val="00780744"/>
    <w:rsid w:val="007812C1"/>
    <w:rsid w:val="0078157C"/>
    <w:rsid w:val="00784C78"/>
    <w:rsid w:val="00787006"/>
    <w:rsid w:val="007925EB"/>
    <w:rsid w:val="0079504B"/>
    <w:rsid w:val="00796B47"/>
    <w:rsid w:val="007A1C2E"/>
    <w:rsid w:val="007A4BEA"/>
    <w:rsid w:val="007A7135"/>
    <w:rsid w:val="007B0F3E"/>
    <w:rsid w:val="007B2517"/>
    <w:rsid w:val="007B2EF5"/>
    <w:rsid w:val="007B327F"/>
    <w:rsid w:val="007B6DB2"/>
    <w:rsid w:val="007B783B"/>
    <w:rsid w:val="007C00E0"/>
    <w:rsid w:val="007C5054"/>
    <w:rsid w:val="007C77DC"/>
    <w:rsid w:val="007D29BC"/>
    <w:rsid w:val="007D3B0D"/>
    <w:rsid w:val="007E0D5B"/>
    <w:rsid w:val="007E16B2"/>
    <w:rsid w:val="007E17F8"/>
    <w:rsid w:val="007E27A5"/>
    <w:rsid w:val="007E483B"/>
    <w:rsid w:val="007E6604"/>
    <w:rsid w:val="007E7357"/>
    <w:rsid w:val="007F40F8"/>
    <w:rsid w:val="00800CC9"/>
    <w:rsid w:val="00805CE9"/>
    <w:rsid w:val="00812405"/>
    <w:rsid w:val="00820FD1"/>
    <w:rsid w:val="00831281"/>
    <w:rsid w:val="0083193C"/>
    <w:rsid w:val="00833C12"/>
    <w:rsid w:val="008365EC"/>
    <w:rsid w:val="00837E8E"/>
    <w:rsid w:val="00843148"/>
    <w:rsid w:val="008509A3"/>
    <w:rsid w:val="008523B1"/>
    <w:rsid w:val="00852DA0"/>
    <w:rsid w:val="00853263"/>
    <w:rsid w:val="00853D6D"/>
    <w:rsid w:val="00853DB8"/>
    <w:rsid w:val="008632C1"/>
    <w:rsid w:val="008654D1"/>
    <w:rsid w:val="00866885"/>
    <w:rsid w:val="00870B7F"/>
    <w:rsid w:val="00880CC8"/>
    <w:rsid w:val="00883D14"/>
    <w:rsid w:val="00886CA4"/>
    <w:rsid w:val="00887276"/>
    <w:rsid w:val="00887335"/>
    <w:rsid w:val="0089454F"/>
    <w:rsid w:val="00897E85"/>
    <w:rsid w:val="008A0042"/>
    <w:rsid w:val="008A1715"/>
    <w:rsid w:val="008A3FFB"/>
    <w:rsid w:val="008A48AF"/>
    <w:rsid w:val="008A5B06"/>
    <w:rsid w:val="008A7F0D"/>
    <w:rsid w:val="008B0D0D"/>
    <w:rsid w:val="008B6CCE"/>
    <w:rsid w:val="008C4CD9"/>
    <w:rsid w:val="008D184D"/>
    <w:rsid w:val="008D21D3"/>
    <w:rsid w:val="008D611C"/>
    <w:rsid w:val="008E2F28"/>
    <w:rsid w:val="008E7232"/>
    <w:rsid w:val="008F1E1B"/>
    <w:rsid w:val="008F37D1"/>
    <w:rsid w:val="00903366"/>
    <w:rsid w:val="0090483A"/>
    <w:rsid w:val="00915057"/>
    <w:rsid w:val="009170C0"/>
    <w:rsid w:val="0091777D"/>
    <w:rsid w:val="00917AE7"/>
    <w:rsid w:val="00925F8F"/>
    <w:rsid w:val="00926463"/>
    <w:rsid w:val="00926775"/>
    <w:rsid w:val="009269E8"/>
    <w:rsid w:val="00926CB9"/>
    <w:rsid w:val="00931002"/>
    <w:rsid w:val="009327F7"/>
    <w:rsid w:val="00933776"/>
    <w:rsid w:val="00937791"/>
    <w:rsid w:val="00937823"/>
    <w:rsid w:val="0094057E"/>
    <w:rsid w:val="0094143E"/>
    <w:rsid w:val="00947C09"/>
    <w:rsid w:val="00963831"/>
    <w:rsid w:val="0096424D"/>
    <w:rsid w:val="00967B20"/>
    <w:rsid w:val="009725DA"/>
    <w:rsid w:val="00992475"/>
    <w:rsid w:val="00996FDD"/>
    <w:rsid w:val="009A02C2"/>
    <w:rsid w:val="009A1286"/>
    <w:rsid w:val="009A6FA9"/>
    <w:rsid w:val="009B4596"/>
    <w:rsid w:val="009B7639"/>
    <w:rsid w:val="009B79BF"/>
    <w:rsid w:val="009D0C5B"/>
    <w:rsid w:val="009D545C"/>
    <w:rsid w:val="009E1378"/>
    <w:rsid w:val="009E17B0"/>
    <w:rsid w:val="009E36B1"/>
    <w:rsid w:val="009E7228"/>
    <w:rsid w:val="009F0220"/>
    <w:rsid w:val="009F5F20"/>
    <w:rsid w:val="009F6A06"/>
    <w:rsid w:val="00A01EAB"/>
    <w:rsid w:val="00A03811"/>
    <w:rsid w:val="00A05AB1"/>
    <w:rsid w:val="00A07396"/>
    <w:rsid w:val="00A10AD1"/>
    <w:rsid w:val="00A13C4B"/>
    <w:rsid w:val="00A23898"/>
    <w:rsid w:val="00A266EE"/>
    <w:rsid w:val="00A30892"/>
    <w:rsid w:val="00A31DC4"/>
    <w:rsid w:val="00A36964"/>
    <w:rsid w:val="00A4016B"/>
    <w:rsid w:val="00A40AB8"/>
    <w:rsid w:val="00A424A3"/>
    <w:rsid w:val="00A507B7"/>
    <w:rsid w:val="00A52206"/>
    <w:rsid w:val="00A55B47"/>
    <w:rsid w:val="00A65E2D"/>
    <w:rsid w:val="00A72A86"/>
    <w:rsid w:val="00A74ED4"/>
    <w:rsid w:val="00A85ADC"/>
    <w:rsid w:val="00A85AED"/>
    <w:rsid w:val="00A91B8E"/>
    <w:rsid w:val="00A96D7D"/>
    <w:rsid w:val="00AA3CFD"/>
    <w:rsid w:val="00AA4854"/>
    <w:rsid w:val="00AA5EC8"/>
    <w:rsid w:val="00AA765A"/>
    <w:rsid w:val="00AB09F7"/>
    <w:rsid w:val="00AB27F0"/>
    <w:rsid w:val="00AC50D9"/>
    <w:rsid w:val="00AD1B54"/>
    <w:rsid w:val="00AE03FE"/>
    <w:rsid w:val="00AE46AE"/>
    <w:rsid w:val="00AE5263"/>
    <w:rsid w:val="00AE6BAC"/>
    <w:rsid w:val="00AF234A"/>
    <w:rsid w:val="00B00D15"/>
    <w:rsid w:val="00B030FE"/>
    <w:rsid w:val="00B06A87"/>
    <w:rsid w:val="00B15B31"/>
    <w:rsid w:val="00B20999"/>
    <w:rsid w:val="00B24014"/>
    <w:rsid w:val="00B30674"/>
    <w:rsid w:val="00B33C4F"/>
    <w:rsid w:val="00B3475B"/>
    <w:rsid w:val="00B35D74"/>
    <w:rsid w:val="00B4408B"/>
    <w:rsid w:val="00B44AFB"/>
    <w:rsid w:val="00B51CBD"/>
    <w:rsid w:val="00B54B92"/>
    <w:rsid w:val="00B55451"/>
    <w:rsid w:val="00B566A2"/>
    <w:rsid w:val="00B572D2"/>
    <w:rsid w:val="00B57924"/>
    <w:rsid w:val="00B6149A"/>
    <w:rsid w:val="00B63233"/>
    <w:rsid w:val="00B65768"/>
    <w:rsid w:val="00B671A4"/>
    <w:rsid w:val="00B71F61"/>
    <w:rsid w:val="00B74984"/>
    <w:rsid w:val="00B7533D"/>
    <w:rsid w:val="00B85E8A"/>
    <w:rsid w:val="00B91321"/>
    <w:rsid w:val="00B92D50"/>
    <w:rsid w:val="00B967EC"/>
    <w:rsid w:val="00B96A35"/>
    <w:rsid w:val="00B97DE8"/>
    <w:rsid w:val="00BA3687"/>
    <w:rsid w:val="00BB6C58"/>
    <w:rsid w:val="00BC04BC"/>
    <w:rsid w:val="00BD0106"/>
    <w:rsid w:val="00BD2923"/>
    <w:rsid w:val="00BD3007"/>
    <w:rsid w:val="00BD4611"/>
    <w:rsid w:val="00BD70DC"/>
    <w:rsid w:val="00BE6F44"/>
    <w:rsid w:val="00BF31C8"/>
    <w:rsid w:val="00BF4E12"/>
    <w:rsid w:val="00BF6CF3"/>
    <w:rsid w:val="00BF7B54"/>
    <w:rsid w:val="00C04D57"/>
    <w:rsid w:val="00C071D8"/>
    <w:rsid w:val="00C10F80"/>
    <w:rsid w:val="00C16382"/>
    <w:rsid w:val="00C17DE9"/>
    <w:rsid w:val="00C20302"/>
    <w:rsid w:val="00C20893"/>
    <w:rsid w:val="00C2683D"/>
    <w:rsid w:val="00C27E40"/>
    <w:rsid w:val="00C304E0"/>
    <w:rsid w:val="00C32B9B"/>
    <w:rsid w:val="00C338B1"/>
    <w:rsid w:val="00C348FD"/>
    <w:rsid w:val="00C36B2D"/>
    <w:rsid w:val="00C407E1"/>
    <w:rsid w:val="00C41CC1"/>
    <w:rsid w:val="00C46B2B"/>
    <w:rsid w:val="00C474A8"/>
    <w:rsid w:val="00C50DCB"/>
    <w:rsid w:val="00C50FF0"/>
    <w:rsid w:val="00C54282"/>
    <w:rsid w:val="00C55302"/>
    <w:rsid w:val="00C6153E"/>
    <w:rsid w:val="00C618ED"/>
    <w:rsid w:val="00C619F2"/>
    <w:rsid w:val="00C62DE3"/>
    <w:rsid w:val="00C63623"/>
    <w:rsid w:val="00C63BD9"/>
    <w:rsid w:val="00C65851"/>
    <w:rsid w:val="00C67DE2"/>
    <w:rsid w:val="00C707B0"/>
    <w:rsid w:val="00C71365"/>
    <w:rsid w:val="00C73B2D"/>
    <w:rsid w:val="00C83483"/>
    <w:rsid w:val="00C83950"/>
    <w:rsid w:val="00C848B2"/>
    <w:rsid w:val="00C85F0D"/>
    <w:rsid w:val="00C91EB3"/>
    <w:rsid w:val="00C93970"/>
    <w:rsid w:val="00C95312"/>
    <w:rsid w:val="00CA37D9"/>
    <w:rsid w:val="00CB6935"/>
    <w:rsid w:val="00CB6ADD"/>
    <w:rsid w:val="00CC10A9"/>
    <w:rsid w:val="00CC490D"/>
    <w:rsid w:val="00CC670F"/>
    <w:rsid w:val="00CD1124"/>
    <w:rsid w:val="00CD1665"/>
    <w:rsid w:val="00CD6067"/>
    <w:rsid w:val="00CE6AF0"/>
    <w:rsid w:val="00CF4D5C"/>
    <w:rsid w:val="00D0003C"/>
    <w:rsid w:val="00D02AB0"/>
    <w:rsid w:val="00D05A4E"/>
    <w:rsid w:val="00D06607"/>
    <w:rsid w:val="00D06C5D"/>
    <w:rsid w:val="00D11CDD"/>
    <w:rsid w:val="00D14967"/>
    <w:rsid w:val="00D1693D"/>
    <w:rsid w:val="00D2076F"/>
    <w:rsid w:val="00D21423"/>
    <w:rsid w:val="00D230EE"/>
    <w:rsid w:val="00D245DE"/>
    <w:rsid w:val="00D34596"/>
    <w:rsid w:val="00D35712"/>
    <w:rsid w:val="00D366A9"/>
    <w:rsid w:val="00D3731A"/>
    <w:rsid w:val="00D42D43"/>
    <w:rsid w:val="00D5408F"/>
    <w:rsid w:val="00D540EA"/>
    <w:rsid w:val="00D61F74"/>
    <w:rsid w:val="00D622DE"/>
    <w:rsid w:val="00D67BFB"/>
    <w:rsid w:val="00D72E3D"/>
    <w:rsid w:val="00D74192"/>
    <w:rsid w:val="00D76A18"/>
    <w:rsid w:val="00D76A58"/>
    <w:rsid w:val="00D84FC3"/>
    <w:rsid w:val="00D86A62"/>
    <w:rsid w:val="00D87245"/>
    <w:rsid w:val="00D95AD9"/>
    <w:rsid w:val="00D95B78"/>
    <w:rsid w:val="00D97510"/>
    <w:rsid w:val="00D97861"/>
    <w:rsid w:val="00DB686D"/>
    <w:rsid w:val="00DC26BA"/>
    <w:rsid w:val="00DC7FD4"/>
    <w:rsid w:val="00DD04C1"/>
    <w:rsid w:val="00DD2F65"/>
    <w:rsid w:val="00DE0FE7"/>
    <w:rsid w:val="00DE61A4"/>
    <w:rsid w:val="00DE6AD5"/>
    <w:rsid w:val="00DF226B"/>
    <w:rsid w:val="00DF275F"/>
    <w:rsid w:val="00DF5DEA"/>
    <w:rsid w:val="00E00E98"/>
    <w:rsid w:val="00E01DB4"/>
    <w:rsid w:val="00E03C65"/>
    <w:rsid w:val="00E04166"/>
    <w:rsid w:val="00E05536"/>
    <w:rsid w:val="00E05F42"/>
    <w:rsid w:val="00E14173"/>
    <w:rsid w:val="00E1739D"/>
    <w:rsid w:val="00E22296"/>
    <w:rsid w:val="00E23677"/>
    <w:rsid w:val="00E25802"/>
    <w:rsid w:val="00E262D8"/>
    <w:rsid w:val="00E41A55"/>
    <w:rsid w:val="00E43F33"/>
    <w:rsid w:val="00E5023F"/>
    <w:rsid w:val="00E562BB"/>
    <w:rsid w:val="00E623D8"/>
    <w:rsid w:val="00E62EA1"/>
    <w:rsid w:val="00E6741C"/>
    <w:rsid w:val="00E80780"/>
    <w:rsid w:val="00E83ECD"/>
    <w:rsid w:val="00E85A83"/>
    <w:rsid w:val="00E8668D"/>
    <w:rsid w:val="00E925B1"/>
    <w:rsid w:val="00EA6597"/>
    <w:rsid w:val="00EA736A"/>
    <w:rsid w:val="00EB0253"/>
    <w:rsid w:val="00EB1408"/>
    <w:rsid w:val="00EB2BAE"/>
    <w:rsid w:val="00EC3F27"/>
    <w:rsid w:val="00EC5E6E"/>
    <w:rsid w:val="00ED718C"/>
    <w:rsid w:val="00ED7336"/>
    <w:rsid w:val="00EE190A"/>
    <w:rsid w:val="00EE5AF6"/>
    <w:rsid w:val="00EE7057"/>
    <w:rsid w:val="00EE7AD2"/>
    <w:rsid w:val="00EF49F7"/>
    <w:rsid w:val="00F00882"/>
    <w:rsid w:val="00F113EA"/>
    <w:rsid w:val="00F11EFA"/>
    <w:rsid w:val="00F14AFA"/>
    <w:rsid w:val="00F17806"/>
    <w:rsid w:val="00F20581"/>
    <w:rsid w:val="00F27889"/>
    <w:rsid w:val="00F32A6C"/>
    <w:rsid w:val="00F3366E"/>
    <w:rsid w:val="00F415D6"/>
    <w:rsid w:val="00F466C6"/>
    <w:rsid w:val="00F51AB5"/>
    <w:rsid w:val="00F52F67"/>
    <w:rsid w:val="00F54D84"/>
    <w:rsid w:val="00F62148"/>
    <w:rsid w:val="00F62CDF"/>
    <w:rsid w:val="00F63EEB"/>
    <w:rsid w:val="00F65AAD"/>
    <w:rsid w:val="00F70D38"/>
    <w:rsid w:val="00F7564D"/>
    <w:rsid w:val="00F77023"/>
    <w:rsid w:val="00F8081E"/>
    <w:rsid w:val="00F82298"/>
    <w:rsid w:val="00F860F4"/>
    <w:rsid w:val="00F94986"/>
    <w:rsid w:val="00F974AA"/>
    <w:rsid w:val="00FA071A"/>
    <w:rsid w:val="00FA13FB"/>
    <w:rsid w:val="00FB0B6D"/>
    <w:rsid w:val="00FB0D27"/>
    <w:rsid w:val="00FB1F01"/>
    <w:rsid w:val="00FC3CE9"/>
    <w:rsid w:val="00FC53EA"/>
    <w:rsid w:val="00FC7131"/>
    <w:rsid w:val="00FD072B"/>
    <w:rsid w:val="00FE1B4D"/>
    <w:rsid w:val="00FE1CE2"/>
    <w:rsid w:val="00FF08F9"/>
    <w:rsid w:val="00FF5CA8"/>
    <w:rsid w:val="00FF72D4"/>
    <w:rsid w:val="00FF7EAB"/>
    <w:rsid w:val="0D73CC0F"/>
    <w:rsid w:val="1C6C1AC1"/>
    <w:rsid w:val="21F058FF"/>
    <w:rsid w:val="293218A4"/>
    <w:rsid w:val="29738F87"/>
    <w:rsid w:val="2B87CC3A"/>
    <w:rsid w:val="41B9D7F8"/>
    <w:rsid w:val="494FCA32"/>
    <w:rsid w:val="4EA0AD85"/>
    <w:rsid w:val="56BEE1AC"/>
    <w:rsid w:val="5AC86BF7"/>
    <w:rsid w:val="669C2119"/>
    <w:rsid w:val="683E9DFE"/>
    <w:rsid w:val="6C1D598D"/>
    <w:rsid w:val="77D55ED7"/>
    <w:rsid w:val="7BD3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40D69B0"/>
  <w15:chartTrackingRefBased/>
  <w15:docId w15:val="{75269B89-5C97-4B40-8D4E-934632E0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C78"/>
  </w:style>
  <w:style w:type="paragraph" w:styleId="Titre1">
    <w:name w:val="heading 1"/>
    <w:basedOn w:val="Normal"/>
    <w:next w:val="Normal"/>
    <w:link w:val="Titre1Car"/>
    <w:uiPriority w:val="9"/>
    <w:qFormat/>
    <w:rsid w:val="00883D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D1B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1B54"/>
  </w:style>
  <w:style w:type="paragraph" w:styleId="Pieddepage">
    <w:name w:val="footer"/>
    <w:basedOn w:val="Normal"/>
    <w:link w:val="PieddepageCar"/>
    <w:uiPriority w:val="99"/>
    <w:unhideWhenUsed/>
    <w:rsid w:val="00AD1B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1B54"/>
  </w:style>
  <w:style w:type="character" w:customStyle="1" w:styleId="Titre1Car">
    <w:name w:val="Titre 1 Car"/>
    <w:basedOn w:val="Policepardfaut"/>
    <w:link w:val="Titre1"/>
    <w:uiPriority w:val="9"/>
    <w:rsid w:val="00883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83D14"/>
    <w:pPr>
      <w:outlineLvl w:val="9"/>
    </w:pPr>
    <w:rPr>
      <w:lang w:eastAsia="fr-FR"/>
    </w:rPr>
  </w:style>
  <w:style w:type="paragraph" w:styleId="Paragraphedeliste">
    <w:name w:val="List Paragraph"/>
    <w:basedOn w:val="Normal"/>
    <w:uiPriority w:val="34"/>
    <w:qFormat/>
    <w:rsid w:val="00597B2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06593"/>
    <w:rPr>
      <w:color w:val="808080"/>
    </w:rPr>
  </w:style>
  <w:style w:type="table" w:styleId="Grilledutableau">
    <w:name w:val="Table Grid"/>
    <w:basedOn w:val="TableauNormal"/>
    <w:uiPriority w:val="39"/>
    <w:rsid w:val="00E80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E8078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9D59897121347C4824C17385D0D7F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149B86-5452-43DF-A43E-99193873E319}"/>
      </w:docPartPr>
      <w:docPartBody>
        <w:p w:rsidR="008C4D48" w:rsidRDefault="00A40AB8" w:rsidP="00A40AB8">
          <w:pPr>
            <w:pStyle w:val="49D59897121347C4824C17385D0D7F9C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B8"/>
    <w:rsid w:val="00056700"/>
    <w:rsid w:val="0008500D"/>
    <w:rsid w:val="0013632A"/>
    <w:rsid w:val="002F3A1A"/>
    <w:rsid w:val="003B083B"/>
    <w:rsid w:val="003C7472"/>
    <w:rsid w:val="0063244D"/>
    <w:rsid w:val="0065488D"/>
    <w:rsid w:val="0067631A"/>
    <w:rsid w:val="006C3E2A"/>
    <w:rsid w:val="006F0BF5"/>
    <w:rsid w:val="008C4D48"/>
    <w:rsid w:val="009528A5"/>
    <w:rsid w:val="00994647"/>
    <w:rsid w:val="00A40AB8"/>
    <w:rsid w:val="00AB4C07"/>
    <w:rsid w:val="00D37B8F"/>
    <w:rsid w:val="00F3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A40AB8"/>
    <w:rPr>
      <w:color w:val="808080"/>
    </w:rPr>
  </w:style>
  <w:style w:type="paragraph" w:customStyle="1" w:styleId="49D59897121347C4824C17385D0D7F9C">
    <w:name w:val="49D59897121347C4824C17385D0D7F9C"/>
    <w:rsid w:val="00A40AB8"/>
  </w:style>
  <w:style w:type="character" w:styleId="Textedelespacerserv0">
    <w:name w:val="Placeholder Text"/>
    <w:basedOn w:val="Policepardfaut"/>
    <w:uiPriority w:val="99"/>
    <w:semiHidden/>
    <w:rsid w:val="0008500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6</Pages>
  <Words>1080</Words>
  <Characters>5941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Compte-rendu</vt:lpstr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</dc:title>
  <dc:subject>Année universitaire 2020-2021</dc:subject>
  <dc:creator>RAPORT DE TP FITTS</dc:creator>
  <cp:keywords/>
  <dc:description/>
  <cp:lastModifiedBy>Aurélien GOUY</cp:lastModifiedBy>
  <cp:revision>317</cp:revision>
  <cp:lastPrinted>2021-03-03T09:17:00Z</cp:lastPrinted>
  <dcterms:created xsi:type="dcterms:W3CDTF">2021-04-05T19:13:00Z</dcterms:created>
  <dcterms:modified xsi:type="dcterms:W3CDTF">2021-04-10T16:22:00Z</dcterms:modified>
</cp:coreProperties>
</file>